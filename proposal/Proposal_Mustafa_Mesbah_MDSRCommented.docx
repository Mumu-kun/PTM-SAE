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D4A7D" w14:textId="77777777" w:rsidR="00A94716" w:rsidRPr="00EA742E" w:rsidRDefault="009F456E" w:rsidP="007E5862">
      <w:pPr>
        <w:pStyle w:val="Title"/>
        <w:spacing w:line="276" w:lineRule="auto"/>
        <w:jc w:val="left"/>
        <w:rPr>
          <w:color w:val="C00000"/>
          <w:sz w:val="38"/>
          <w:szCs w:val="38"/>
        </w:rPr>
      </w:pPr>
      <w:r w:rsidRPr="00EA742E">
        <w:rPr>
          <w:color w:val="C00000"/>
          <w:sz w:val="36"/>
          <w:szCs w:val="38"/>
        </w:rPr>
        <w:t>RISE</w:t>
      </w:r>
      <w:r w:rsidR="007E5862" w:rsidRPr="00EA742E">
        <w:rPr>
          <w:color w:val="C00000"/>
          <w:sz w:val="36"/>
          <w:szCs w:val="38"/>
        </w:rPr>
        <w:t xml:space="preserve"> </w:t>
      </w:r>
      <w:r w:rsidR="00E44C02" w:rsidRPr="00EA742E">
        <w:rPr>
          <w:color w:val="C00000"/>
          <w:sz w:val="36"/>
          <w:szCs w:val="38"/>
        </w:rPr>
        <w:t>Student</w:t>
      </w:r>
      <w:r w:rsidR="007E5862" w:rsidRPr="00EA742E">
        <w:rPr>
          <w:color w:val="C00000"/>
          <w:sz w:val="36"/>
          <w:szCs w:val="38"/>
        </w:rPr>
        <w:t xml:space="preserve"> Research Grant</w:t>
      </w:r>
      <w:r w:rsidR="00F23801" w:rsidRPr="00EA742E">
        <w:rPr>
          <w:color w:val="C00000"/>
          <w:sz w:val="36"/>
          <w:szCs w:val="38"/>
        </w:rPr>
        <w:t xml:space="preserve"> Proposal</w:t>
      </w:r>
    </w:p>
    <w:p w14:paraId="7DFF4DCF" w14:textId="77777777" w:rsidR="00A94716" w:rsidRPr="00536CC9" w:rsidRDefault="00C26B8E" w:rsidP="00A44E21">
      <w:pPr>
        <w:spacing w:before="120" w:after="80"/>
        <w:rPr>
          <w:b/>
          <w:bCs/>
          <w:color w:val="404040"/>
        </w:rPr>
      </w:pPr>
      <w:r w:rsidRPr="00536CC9">
        <w:rPr>
          <w:b/>
          <w:bCs/>
          <w:color w:val="404040"/>
        </w:rPr>
        <w:t>Part</w:t>
      </w:r>
      <w:r w:rsidR="00A94716" w:rsidRPr="00536CC9">
        <w:rPr>
          <w:b/>
          <w:bCs/>
          <w:color w:val="404040"/>
        </w:rPr>
        <w:t xml:space="preserve"> A: </w:t>
      </w:r>
      <w:r w:rsidR="00CF24A7" w:rsidRPr="00536CC9">
        <w:rPr>
          <w:b/>
          <w:bCs/>
          <w:color w:val="404040"/>
        </w:rPr>
        <w:t xml:space="preserve">Project </w:t>
      </w:r>
      <w:r w:rsidR="00A94716" w:rsidRPr="00536CC9">
        <w:rPr>
          <w:b/>
          <w:bCs/>
          <w:color w:val="404040"/>
        </w:rPr>
        <w:t>Proposal Summary</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584"/>
      </w:tblGrid>
      <w:tr w:rsidR="00A94716" w:rsidRPr="00536CC9" w14:paraId="6118B0A9" w14:textId="77777777" w:rsidTr="001C12A9">
        <w:trPr>
          <w:trHeight w:val="303"/>
        </w:trPr>
        <w:tc>
          <w:tcPr>
            <w:tcW w:w="9270" w:type="dxa"/>
            <w:gridSpan w:val="2"/>
            <w:tcBorders>
              <w:bottom w:val="nil"/>
            </w:tcBorders>
          </w:tcPr>
          <w:p w14:paraId="46590B70" w14:textId="77777777" w:rsidR="00A94716" w:rsidRPr="00536CC9" w:rsidRDefault="00A94716" w:rsidP="00B0214A">
            <w:pPr>
              <w:rPr>
                <w:color w:val="000000"/>
                <w:szCs w:val="22"/>
              </w:rPr>
            </w:pPr>
            <w:r w:rsidRPr="00536CC9">
              <w:rPr>
                <w:b/>
                <w:color w:val="000000"/>
                <w:szCs w:val="22"/>
              </w:rPr>
              <w:t xml:space="preserve">A.1 Proposed </w:t>
            </w:r>
            <w:r w:rsidR="00AB767E" w:rsidRPr="00536CC9">
              <w:rPr>
                <w:b/>
                <w:color w:val="000000"/>
                <w:szCs w:val="22"/>
              </w:rPr>
              <w:t>title</w:t>
            </w:r>
          </w:p>
        </w:tc>
      </w:tr>
      <w:tr w:rsidR="00A94716" w:rsidRPr="00536CC9" w14:paraId="6BB498C8" w14:textId="77777777" w:rsidTr="00C61FCC">
        <w:trPr>
          <w:trHeight w:val="375"/>
        </w:trPr>
        <w:tc>
          <w:tcPr>
            <w:tcW w:w="9270" w:type="dxa"/>
            <w:gridSpan w:val="2"/>
            <w:tcBorders>
              <w:top w:val="nil"/>
              <w:bottom w:val="single" w:sz="4" w:space="0" w:color="auto"/>
            </w:tcBorders>
            <w:tcMar>
              <w:top w:w="70" w:type="dxa"/>
              <w:left w:w="80" w:type="dxa"/>
              <w:bottom w:w="70" w:type="dxa"/>
              <w:right w:w="80" w:type="dxa"/>
            </w:tcMar>
            <w:vAlign w:val="center"/>
          </w:tcPr>
          <w:p w14:paraId="0B3E2F98" w14:textId="77777777" w:rsidR="006608CA" w:rsidRDefault="00CC5672">
            <w:r>
              <w:t>Modular Sub-Dictionary Sparse Autoencoders for Disentangling Post-Translational Modifications in Protein Language Models</w:t>
            </w:r>
          </w:p>
        </w:tc>
      </w:tr>
      <w:tr w:rsidR="00E03012" w:rsidRPr="00536CC9" w14:paraId="25B76F9A" w14:textId="77777777" w:rsidTr="00862CC2">
        <w:trPr>
          <w:trHeight w:val="321"/>
        </w:trPr>
        <w:tc>
          <w:tcPr>
            <w:tcW w:w="9270" w:type="dxa"/>
            <w:gridSpan w:val="2"/>
            <w:tcBorders>
              <w:top w:val="single" w:sz="4" w:space="0" w:color="auto"/>
              <w:bottom w:val="nil"/>
            </w:tcBorders>
          </w:tcPr>
          <w:p w14:paraId="0A562433" w14:textId="77777777" w:rsidR="00E03012" w:rsidRPr="00536CC9" w:rsidRDefault="00E03012" w:rsidP="005B7D8F">
            <w:pPr>
              <w:tabs>
                <w:tab w:val="left" w:pos="5760"/>
              </w:tabs>
              <w:rPr>
                <w:color w:val="000000"/>
                <w:szCs w:val="22"/>
              </w:rPr>
            </w:pPr>
            <w:r w:rsidRPr="00536CC9">
              <w:rPr>
                <w:b/>
                <w:color w:val="000000"/>
                <w:szCs w:val="22"/>
              </w:rPr>
              <w:t>A.2 Research area</w:t>
            </w:r>
          </w:p>
        </w:tc>
      </w:tr>
      <w:tr w:rsidR="00E03012" w:rsidRPr="00536CC9" w14:paraId="2487F16A" w14:textId="77777777" w:rsidTr="005B7D8F">
        <w:trPr>
          <w:trHeight w:val="371"/>
        </w:trPr>
        <w:tc>
          <w:tcPr>
            <w:tcW w:w="9270" w:type="dxa"/>
            <w:gridSpan w:val="2"/>
            <w:tcBorders>
              <w:top w:val="nil"/>
              <w:bottom w:val="single" w:sz="4" w:space="0" w:color="auto"/>
            </w:tcBorders>
            <w:tcMar>
              <w:top w:w="70" w:type="dxa"/>
              <w:left w:w="80" w:type="dxa"/>
              <w:bottom w:w="70" w:type="dxa"/>
              <w:right w:w="80" w:type="dxa"/>
            </w:tcMar>
            <w:vAlign w:val="center"/>
          </w:tcPr>
          <w:p w14:paraId="09412DD5" w14:textId="77777777" w:rsidR="006608CA" w:rsidRDefault="00CC5672">
            <w:r>
              <w:t>Bioinformatics and Computational Biology; Mechanistic Interpretability; Deep Learning for Protein Sequences; Machine Learning Systems</w:t>
            </w:r>
          </w:p>
        </w:tc>
      </w:tr>
      <w:tr w:rsidR="00EC3C65" w:rsidRPr="00536CC9" w14:paraId="0E50443B" w14:textId="77777777" w:rsidTr="001C12A9">
        <w:trPr>
          <w:trHeight w:val="305"/>
        </w:trPr>
        <w:tc>
          <w:tcPr>
            <w:tcW w:w="9270" w:type="dxa"/>
            <w:gridSpan w:val="2"/>
            <w:tcBorders>
              <w:bottom w:val="nil"/>
            </w:tcBorders>
          </w:tcPr>
          <w:p w14:paraId="0E45295B" w14:textId="77777777" w:rsidR="00EC3C65" w:rsidRPr="00536CC9" w:rsidRDefault="00EC3C65" w:rsidP="00B0214A">
            <w:pPr>
              <w:rPr>
                <w:color w:val="000000"/>
                <w:szCs w:val="22"/>
              </w:rPr>
            </w:pPr>
            <w:r w:rsidRPr="00536CC9">
              <w:rPr>
                <w:b/>
                <w:color w:val="000000"/>
                <w:szCs w:val="22"/>
              </w:rPr>
              <w:t>A.</w:t>
            </w:r>
            <w:r w:rsidR="00862CC2" w:rsidRPr="00536CC9">
              <w:rPr>
                <w:b/>
                <w:color w:val="000000"/>
                <w:szCs w:val="22"/>
              </w:rPr>
              <w:t>3</w:t>
            </w:r>
            <w:r w:rsidRPr="00536CC9">
              <w:rPr>
                <w:b/>
                <w:color w:val="000000"/>
                <w:szCs w:val="22"/>
              </w:rPr>
              <w:t xml:space="preserve"> </w:t>
            </w:r>
            <w:r w:rsidR="00D15683" w:rsidRPr="00536CC9">
              <w:rPr>
                <w:b/>
                <w:color w:val="000000"/>
                <w:szCs w:val="22"/>
              </w:rPr>
              <w:t>Research</w:t>
            </w:r>
            <w:r w:rsidRPr="00536CC9">
              <w:rPr>
                <w:b/>
                <w:color w:val="000000"/>
                <w:szCs w:val="22"/>
              </w:rPr>
              <w:t xml:space="preserve"> </w:t>
            </w:r>
            <w:r w:rsidR="00AB767E" w:rsidRPr="00536CC9">
              <w:rPr>
                <w:b/>
                <w:color w:val="000000"/>
                <w:szCs w:val="22"/>
              </w:rPr>
              <w:t xml:space="preserve">summary </w:t>
            </w:r>
            <w:r w:rsidR="00EE5E56" w:rsidRPr="00536CC9">
              <w:rPr>
                <w:b/>
                <w:color w:val="000000"/>
                <w:szCs w:val="22"/>
              </w:rPr>
              <w:t>(max. 1</w:t>
            </w:r>
            <w:r w:rsidR="00EF6319" w:rsidRPr="00536CC9">
              <w:rPr>
                <w:b/>
                <w:color w:val="000000"/>
                <w:szCs w:val="22"/>
              </w:rPr>
              <w:t>5</w:t>
            </w:r>
            <w:r w:rsidR="00EE5E56" w:rsidRPr="00536CC9">
              <w:rPr>
                <w:b/>
                <w:color w:val="000000"/>
                <w:szCs w:val="22"/>
              </w:rPr>
              <w:t>0 words)</w:t>
            </w:r>
          </w:p>
        </w:tc>
      </w:tr>
      <w:tr w:rsidR="00EC3C65" w:rsidRPr="00536CC9" w14:paraId="5EE66BC1" w14:textId="77777777" w:rsidTr="00C61FCC">
        <w:trPr>
          <w:trHeight w:val="1247"/>
        </w:trPr>
        <w:tc>
          <w:tcPr>
            <w:tcW w:w="9270" w:type="dxa"/>
            <w:gridSpan w:val="2"/>
            <w:tcBorders>
              <w:top w:val="nil"/>
              <w:bottom w:val="single" w:sz="4" w:space="0" w:color="auto"/>
            </w:tcBorders>
            <w:tcMar>
              <w:top w:w="70" w:type="dxa"/>
              <w:left w:w="80" w:type="dxa"/>
              <w:bottom w:w="70" w:type="dxa"/>
              <w:right w:w="80" w:type="dxa"/>
            </w:tcMar>
            <w:vAlign w:val="center"/>
          </w:tcPr>
          <w:p w14:paraId="38563971" w14:textId="77777777" w:rsidR="006608CA" w:rsidRDefault="00CC5672">
            <w:pPr>
              <w:jc w:val="both"/>
            </w:pPr>
            <w:r>
              <w:t>Protein language models capture rich representations, but individual neurons are polysemantic, meaning a single hidden dimension responds to multiple unrelated concepts. This obscures how models capture post-translational modifications (PTMs) and multi-site crosstalk. While Sparse Autoencoders (SAEs) can unpack overlapping features into interpretable dictionaries, standard monolithic SAEs assume features combine purely additively. In practice, this causes them to collapse into basic amino acid detectors rather than identifying true modification events. We propose a modular SAE framework to isolate modification contexts from sequence backbones. The design explores domain-specialized sub-dictionaries, multi-scale hierarchical grouping, and bilinear interaction terms. We benchmark existing monolithic models (InterProt, InterPLM) against modular designs on pre-extracted PLM representations, evaluating learned features through 2x2 contingency tables, chemistry-stratified permutation tests, and causal activation patching. We will release our modular architecture and dictionaries to support downstream tasks, including multi-label PTM site prediction, missense variant effect analysis, and crosstalk modeling.</w:t>
            </w:r>
          </w:p>
        </w:tc>
      </w:tr>
      <w:tr w:rsidR="00EE43F1" w:rsidRPr="00536CC9" w14:paraId="17CFFFFD" w14:textId="77777777" w:rsidTr="001C12A9">
        <w:trPr>
          <w:trHeight w:val="151"/>
        </w:trPr>
        <w:tc>
          <w:tcPr>
            <w:tcW w:w="3686" w:type="dxa"/>
          </w:tcPr>
          <w:p w14:paraId="48C0C4CC" w14:textId="77777777" w:rsidR="00EE43F1" w:rsidRPr="00536CC9" w:rsidRDefault="00A0124F" w:rsidP="00B0214A">
            <w:pPr>
              <w:rPr>
                <w:color w:val="404040"/>
                <w:szCs w:val="22"/>
              </w:rPr>
            </w:pPr>
            <w:r w:rsidRPr="00536CC9">
              <w:rPr>
                <w:b/>
                <w:color w:val="404040"/>
                <w:szCs w:val="22"/>
              </w:rPr>
              <w:t>A.</w:t>
            </w:r>
            <w:r w:rsidR="00EC08A1" w:rsidRPr="00536CC9">
              <w:rPr>
                <w:b/>
                <w:color w:val="404040"/>
                <w:szCs w:val="22"/>
              </w:rPr>
              <w:t>4</w:t>
            </w:r>
            <w:r w:rsidRPr="00536CC9">
              <w:rPr>
                <w:b/>
                <w:color w:val="404040"/>
                <w:szCs w:val="22"/>
              </w:rPr>
              <w:t xml:space="preserve"> </w:t>
            </w:r>
            <w:r w:rsidR="005C33F3" w:rsidRPr="00536CC9">
              <w:rPr>
                <w:b/>
                <w:color w:val="404040"/>
                <w:szCs w:val="22"/>
              </w:rPr>
              <w:t>P</w:t>
            </w:r>
            <w:r w:rsidR="00EE43F1" w:rsidRPr="00536CC9">
              <w:rPr>
                <w:b/>
                <w:color w:val="404040"/>
                <w:szCs w:val="22"/>
              </w:rPr>
              <w:t xml:space="preserve">roject </w:t>
            </w:r>
            <w:r w:rsidR="00A03CE1" w:rsidRPr="00536CC9">
              <w:rPr>
                <w:b/>
                <w:color w:val="404040"/>
                <w:szCs w:val="22"/>
              </w:rPr>
              <w:t>d</w:t>
            </w:r>
            <w:r w:rsidR="005C33F3" w:rsidRPr="00536CC9">
              <w:rPr>
                <w:b/>
                <w:color w:val="404040"/>
                <w:szCs w:val="22"/>
              </w:rPr>
              <w:t xml:space="preserve">uration </w:t>
            </w:r>
            <w:r w:rsidR="00EE43F1" w:rsidRPr="00536CC9">
              <w:rPr>
                <w:b/>
                <w:color w:val="404040"/>
                <w:szCs w:val="22"/>
              </w:rPr>
              <w:t>(</w:t>
            </w:r>
            <w:r w:rsidR="001E53ED" w:rsidRPr="00536CC9">
              <w:rPr>
                <w:b/>
                <w:color w:val="404040"/>
                <w:szCs w:val="22"/>
              </w:rPr>
              <w:t xml:space="preserve">in </w:t>
            </w:r>
            <w:r w:rsidR="00EE43F1" w:rsidRPr="00536CC9">
              <w:rPr>
                <w:b/>
                <w:color w:val="404040"/>
                <w:szCs w:val="22"/>
              </w:rPr>
              <w:t>months)</w:t>
            </w:r>
          </w:p>
        </w:tc>
        <w:tc>
          <w:tcPr>
            <w:tcW w:w="5584" w:type="dxa"/>
            <w:tcMar>
              <w:top w:w="70" w:type="dxa"/>
              <w:left w:w="80" w:type="dxa"/>
              <w:bottom w:w="70" w:type="dxa"/>
              <w:right w:w="80" w:type="dxa"/>
            </w:tcMar>
            <w:vAlign w:val="center"/>
          </w:tcPr>
          <w:p w14:paraId="264A9F5A" w14:textId="77777777" w:rsidR="006608CA" w:rsidRDefault="00CC5672">
            <w:r>
              <w:rPr>
                <w:b/>
              </w:rPr>
              <w:t>10</w:t>
            </w:r>
          </w:p>
        </w:tc>
      </w:tr>
      <w:tr w:rsidR="00EE43F1" w:rsidRPr="00536CC9" w14:paraId="7474EE21" w14:textId="77777777" w:rsidTr="001C12A9">
        <w:trPr>
          <w:trHeight w:val="151"/>
        </w:trPr>
        <w:tc>
          <w:tcPr>
            <w:tcW w:w="3686" w:type="dxa"/>
            <w:tcBorders>
              <w:bottom w:val="single" w:sz="4" w:space="0" w:color="auto"/>
            </w:tcBorders>
          </w:tcPr>
          <w:p w14:paraId="219C3A8B" w14:textId="77777777" w:rsidR="00EE43F1" w:rsidRPr="00536CC9" w:rsidRDefault="00A0124F" w:rsidP="00B0214A">
            <w:pPr>
              <w:rPr>
                <w:color w:val="404040"/>
                <w:szCs w:val="22"/>
              </w:rPr>
            </w:pPr>
            <w:r w:rsidRPr="00536CC9">
              <w:rPr>
                <w:b/>
                <w:color w:val="404040"/>
                <w:szCs w:val="22"/>
              </w:rPr>
              <w:t>A.</w:t>
            </w:r>
            <w:r w:rsidR="00EC08A1" w:rsidRPr="00536CC9">
              <w:rPr>
                <w:b/>
                <w:color w:val="404040"/>
                <w:szCs w:val="22"/>
              </w:rPr>
              <w:t>5</w:t>
            </w:r>
            <w:r w:rsidRPr="00536CC9">
              <w:rPr>
                <w:b/>
                <w:color w:val="404040"/>
                <w:szCs w:val="22"/>
              </w:rPr>
              <w:t xml:space="preserve"> </w:t>
            </w:r>
            <w:r w:rsidR="00B250E8" w:rsidRPr="00536CC9">
              <w:rPr>
                <w:b/>
                <w:color w:val="404040"/>
                <w:szCs w:val="22"/>
              </w:rPr>
              <w:t xml:space="preserve">Total </w:t>
            </w:r>
            <w:r w:rsidR="00A03CE1" w:rsidRPr="00536CC9">
              <w:rPr>
                <w:b/>
                <w:color w:val="404040"/>
                <w:szCs w:val="22"/>
              </w:rPr>
              <w:t>p</w:t>
            </w:r>
            <w:r w:rsidR="00B250E8" w:rsidRPr="00536CC9">
              <w:rPr>
                <w:b/>
                <w:color w:val="404040"/>
                <w:szCs w:val="22"/>
              </w:rPr>
              <w:t xml:space="preserve">roject </w:t>
            </w:r>
            <w:r w:rsidR="00A03CE1" w:rsidRPr="00536CC9">
              <w:rPr>
                <w:b/>
                <w:color w:val="404040"/>
                <w:szCs w:val="22"/>
              </w:rPr>
              <w:t>c</w:t>
            </w:r>
            <w:r w:rsidR="00B250E8" w:rsidRPr="00536CC9">
              <w:rPr>
                <w:b/>
                <w:color w:val="404040"/>
                <w:szCs w:val="22"/>
              </w:rPr>
              <w:t>ost</w:t>
            </w:r>
            <w:r w:rsidR="00EE43F1" w:rsidRPr="00536CC9">
              <w:rPr>
                <w:b/>
                <w:color w:val="404040"/>
                <w:szCs w:val="22"/>
              </w:rPr>
              <w:t xml:space="preserve"> </w:t>
            </w:r>
            <w:r w:rsidR="001E53ED" w:rsidRPr="00536CC9">
              <w:rPr>
                <w:b/>
                <w:color w:val="404040"/>
                <w:szCs w:val="22"/>
              </w:rPr>
              <w:t>(</w:t>
            </w:r>
            <w:r w:rsidR="005C33F3" w:rsidRPr="00536CC9">
              <w:rPr>
                <w:b/>
                <w:color w:val="404040"/>
                <w:szCs w:val="22"/>
              </w:rPr>
              <w:t>in BDT</w:t>
            </w:r>
            <w:r w:rsidR="001E53ED" w:rsidRPr="00536CC9">
              <w:rPr>
                <w:b/>
                <w:color w:val="404040"/>
                <w:szCs w:val="22"/>
              </w:rPr>
              <w:t>)</w:t>
            </w:r>
          </w:p>
        </w:tc>
        <w:tc>
          <w:tcPr>
            <w:tcW w:w="5584" w:type="dxa"/>
            <w:tcBorders>
              <w:bottom w:val="single" w:sz="4" w:space="0" w:color="auto"/>
            </w:tcBorders>
            <w:tcMar>
              <w:top w:w="70" w:type="dxa"/>
              <w:left w:w="80" w:type="dxa"/>
              <w:bottom w:w="70" w:type="dxa"/>
              <w:right w:w="80" w:type="dxa"/>
            </w:tcMar>
            <w:vAlign w:val="center"/>
          </w:tcPr>
          <w:p w14:paraId="017EB1BA" w14:textId="77777777" w:rsidR="009A4F95" w:rsidRDefault="00000000">
            <w:r>
              <w:rPr>
                <w:b/>
              </w:rPr>
              <w:t>39,780</w:t>
            </w:r>
          </w:p>
        </w:tc>
      </w:tr>
    </w:tbl>
    <w:p w14:paraId="44E065B8" w14:textId="77777777" w:rsidR="00907DE1" w:rsidRPr="00536CC9" w:rsidRDefault="00907DE1" w:rsidP="00A57DBF">
      <w:pPr>
        <w:spacing w:before="120" w:after="80"/>
        <w:rPr>
          <w:color w:val="404040"/>
        </w:rPr>
      </w:pPr>
      <w:r w:rsidRPr="00536CC9">
        <w:rPr>
          <w:b/>
          <w:bCs/>
          <w:color w:val="404040"/>
        </w:rPr>
        <w:t xml:space="preserve">Part B: Research </w:t>
      </w:r>
      <w:r w:rsidR="00CF24A7" w:rsidRPr="00536CC9">
        <w:rPr>
          <w:b/>
          <w:bCs/>
          <w:color w:val="404040"/>
        </w:rPr>
        <w:t xml:space="preserve">Project </w:t>
      </w:r>
      <w:r w:rsidRPr="00536CC9">
        <w:rPr>
          <w:b/>
          <w:bCs/>
          <w:color w:val="404040"/>
        </w:rPr>
        <w:t>Details</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47"/>
      </w:tblGrid>
      <w:tr w:rsidR="001F0B1C" w:rsidRPr="00536CC9" w14:paraId="41A5F9C6" w14:textId="77777777" w:rsidTr="00EC08A1">
        <w:trPr>
          <w:trHeight w:val="221"/>
        </w:trPr>
        <w:tc>
          <w:tcPr>
            <w:tcW w:w="9247" w:type="dxa"/>
            <w:tcBorders>
              <w:bottom w:val="nil"/>
            </w:tcBorders>
            <w:tcMar>
              <w:top w:w="70" w:type="dxa"/>
              <w:left w:w="80" w:type="dxa"/>
              <w:bottom w:w="70" w:type="dxa"/>
              <w:right w:w="80" w:type="dxa"/>
            </w:tcMar>
          </w:tcPr>
          <w:p w14:paraId="6FAB2147" w14:textId="77777777" w:rsidR="000D1BB4" w:rsidRPr="00536CC9" w:rsidRDefault="000A45B9" w:rsidP="00B0214A">
            <w:pPr>
              <w:spacing w:after="80"/>
              <w:rPr>
                <w:color w:val="000000"/>
                <w:szCs w:val="22"/>
              </w:rPr>
            </w:pPr>
            <w:r>
              <w:rPr>
                <w:b/>
              </w:rPr>
              <w:t>B.1 Background and statement of the problem (Word limit: Max. 200)</w:t>
            </w:r>
          </w:p>
          <w:p w14:paraId="13288E0B" w14:textId="77777777" w:rsidR="006608CA" w:rsidRDefault="00CC5672">
            <w:pPr>
              <w:spacing w:after="80"/>
              <w:jc w:val="both"/>
            </w:pPr>
            <w:r>
              <w:t>Pretrained protein language models encode detailed structural and evolutionary patterns [1], but their dense representations are heavily entangled. Individual activation dimensions fire for multiple biological concepts at once, making it hard to extract mechanistic insights into post-translational modifications (PTMs) and their combinatorial interactions [2]. In cellular signaling, modifications frequently interact: one modification can recruit or block enzymes at nearby residues, creating complex combinatorial logic gates. Recent studies use Sparse Autoencoders (SAEs) to unpack these representations into sparse dictionaries [3, 4]. However, existing protein SAEs are monolithic and assume that features combine in a simple linear sum [3, 4]. This causes two major failure modes: features often collapse into recognizing common amino acids rather than modifications, and they miss non-linear interactions between adjacent sites. We hypothesize that modular architectures (using domain-specialized sub-dictionaries, multi-scale hierarchical grouping, and bilinear interaction terms) can isolate specific modification states from sequence backgrounds while capturing combinatorial crosstalk without losing reconstruction accuracy [5]. Beyond mechanistic interpretation, these decoupled representations provide useful features for downstream tasks, including multi-label PTM site prediction, missense variant pathogenicity analysis, and combinatorial crosstalk modeling.</w:t>
            </w:r>
          </w:p>
          <w:p w14:paraId="15DDE92E" w14:textId="77777777" w:rsidR="006608CA" w:rsidRDefault="00CC5672">
            <w:pPr>
              <w:spacing w:after="20"/>
            </w:pPr>
            <w:r>
              <w:rPr>
                <w:sz w:val="19"/>
              </w:rPr>
              <w:t>[1] Z. Lin et al., "Evolutionary-scale prediction of atomic-level protein structure with a language model," Science, 379, 1123-1130 (2023).</w:t>
            </w:r>
          </w:p>
          <w:p w14:paraId="7D47517D" w14:textId="77777777" w:rsidR="006608CA" w:rsidRDefault="00CC5672">
            <w:pPr>
              <w:spacing w:after="20"/>
            </w:pPr>
            <w:r>
              <w:rPr>
                <w:sz w:val="19"/>
              </w:rPr>
              <w:t>[2] C. Zhang et al., "COMPASS-PTM: Multi-site post-translational modification profiling at single-residue resolution," Nature Communications, 17, 6450 (2026).</w:t>
            </w:r>
          </w:p>
          <w:p w14:paraId="340E2910" w14:textId="77777777" w:rsidR="006608CA" w:rsidRDefault="00CC5672">
            <w:pPr>
              <w:spacing w:after="20"/>
            </w:pPr>
            <w:r>
              <w:rPr>
                <w:sz w:val="19"/>
              </w:rPr>
              <w:t>[3] E. Simon and J. Zou, "InterPLM: Interpreting protein language models via sparse autoencoders," Nature Methods, 22, 412-422 (2025).</w:t>
            </w:r>
          </w:p>
          <w:p w14:paraId="1E4A2002" w14:textId="77777777" w:rsidR="006608CA" w:rsidRDefault="00CC5672">
            <w:pPr>
              <w:spacing w:after="20"/>
            </w:pPr>
            <w:r>
              <w:rPr>
                <w:sz w:val="19"/>
              </w:rPr>
              <w:t xml:space="preserve">[4] L. Adams et al., "InterProt: Scaling sparse autoencoders to foundational protein representations," International </w:t>
            </w:r>
            <w:r>
              <w:rPr>
                <w:sz w:val="19"/>
              </w:rPr>
              <w:lastRenderedPageBreak/>
              <w:t>Conference on Machine Learning (ICML 2025).</w:t>
            </w:r>
          </w:p>
          <w:p w14:paraId="1CBAB45C" w14:textId="77777777" w:rsidR="006608CA" w:rsidRDefault="00CC5672">
            <w:pPr>
              <w:spacing w:after="20"/>
            </w:pPr>
            <w:r>
              <w:rPr>
                <w:sz w:val="19"/>
              </w:rPr>
              <w:t>[5] S. Rajamanoharan et al., "Improving dictionary learning in language models with gated sparse autoencoders," arXiv:2404.16014 (2024).</w:t>
            </w:r>
          </w:p>
        </w:tc>
      </w:tr>
      <w:tr w:rsidR="00907DE1" w:rsidRPr="00536CC9" w14:paraId="25074329" w14:textId="77777777" w:rsidTr="00EC08A1">
        <w:trPr>
          <w:trHeight w:val="255"/>
        </w:trPr>
        <w:tc>
          <w:tcPr>
            <w:tcW w:w="9247" w:type="dxa"/>
            <w:tcBorders>
              <w:bottom w:val="nil"/>
            </w:tcBorders>
            <w:tcMar>
              <w:top w:w="70" w:type="dxa"/>
              <w:left w:w="80" w:type="dxa"/>
              <w:bottom w:w="70" w:type="dxa"/>
              <w:right w:w="80" w:type="dxa"/>
            </w:tcMar>
            <w:vAlign w:val="center"/>
          </w:tcPr>
          <w:p w14:paraId="176BFE4B" w14:textId="77777777" w:rsidR="00907DE1" w:rsidRPr="00536CC9" w:rsidRDefault="00907DE1" w:rsidP="00B0214A">
            <w:pPr>
              <w:rPr>
                <w:color w:val="000000"/>
                <w:szCs w:val="22"/>
              </w:rPr>
            </w:pPr>
            <w:r>
              <w:rPr>
                <w:b/>
              </w:rPr>
              <w:lastRenderedPageBreak/>
              <w:t>B.2 Specific objectives (Word limit: Max. 200)</w:t>
            </w:r>
          </w:p>
        </w:tc>
      </w:tr>
      <w:tr w:rsidR="00907DE1" w:rsidRPr="00536CC9" w14:paraId="4F8F49F4" w14:textId="77777777" w:rsidTr="00EC08A1">
        <w:trPr>
          <w:trHeight w:val="255"/>
        </w:trPr>
        <w:tc>
          <w:tcPr>
            <w:tcW w:w="9247" w:type="dxa"/>
            <w:tcBorders>
              <w:top w:val="nil"/>
              <w:bottom w:val="single" w:sz="4" w:space="0" w:color="auto"/>
            </w:tcBorders>
            <w:tcMar>
              <w:top w:w="70" w:type="dxa"/>
              <w:left w:w="80" w:type="dxa"/>
              <w:bottom w:w="70" w:type="dxa"/>
              <w:right w:w="80" w:type="dxa"/>
            </w:tcMar>
          </w:tcPr>
          <w:p w14:paraId="22A8536A" w14:textId="5D4F8EC6" w:rsidR="000D1BB4" w:rsidRPr="00536CC9" w:rsidRDefault="00C33238" w:rsidP="005F72B7">
            <w:pPr>
              <w:spacing w:before="60" w:after="40"/>
              <w:ind w:left="170" w:hanging="170"/>
              <w:jc w:val="both"/>
              <w:rPr>
                <w:i/>
                <w:iCs/>
                <w:color w:val="7F7F7F"/>
                <w:szCs w:val="22"/>
              </w:rPr>
            </w:pPr>
            <w:commentRangeStart w:id="0"/>
            <w:commentRangeStart w:id="1"/>
            <w:r>
              <w:rPr>
                <w:b/>
              </w:rPr>
              <w:t xml:space="preserve">1. Offline Representation Extraction: </w:t>
            </w:r>
            <w:ins w:id="2" w:author="Saifur Rahman" w:date="2026-09-03T22:04:00Z" w16du:dateUtc="2026-09-03T16:04:00Z">
              <w:r w:rsidR="007D4B3A">
                <w:rPr>
                  <w:b/>
                </w:rPr>
                <w:t xml:space="preserve">To </w:t>
              </w:r>
            </w:ins>
            <w:del w:id="3" w:author="Saifur Rahman" w:date="2026-09-03T22:04:00Z" w16du:dateUtc="2026-09-03T16:04:00Z">
              <w:r w:rsidDel="007D4B3A">
                <w:delText>Pre</w:delText>
              </w:r>
            </w:del>
            <w:ins w:id="4" w:author="Saifur Rahman" w:date="2026-09-03T22:04:00Z" w16du:dateUtc="2026-09-03T16:04:00Z">
              <w:r w:rsidR="007D4B3A">
                <w:t>p</w:t>
              </w:r>
              <w:r w:rsidR="007D4B3A">
                <w:t>re</w:t>
              </w:r>
            </w:ins>
            <w:r>
              <w:t>-compute and save hidden representations from PLMs across reviewed human proteins from Swiss-Prot, harmonizing verified experimental PTM sites (dbPTM, CPLM 4.0, qPTM) into strict sequence-identity discovery and held-out test splits.</w:t>
            </w:r>
            <w:commentRangeEnd w:id="0"/>
            <w:r w:rsidR="007D4B3A" w:rsidRPr="00536CC9">
              <w:rPr>
                <w:rStyle w:val="CommentReference"/>
                <w:i/>
                <w:iCs/>
                <w:color w:val="7F7F7F"/>
                <w:sz w:val="22"/>
                <w:szCs w:val="22"/>
              </w:rPr>
              <w:commentReference w:id="0"/>
            </w:r>
            <w:commentRangeEnd w:id="1"/>
            <w:r w:rsidR="007D4B3A" w:rsidRPr="00536CC9">
              <w:rPr>
                <w:rStyle w:val="CommentReference"/>
                <w:i/>
                <w:iCs/>
                <w:color w:val="7F7F7F"/>
                <w:sz w:val="22"/>
                <w:szCs w:val="22"/>
              </w:rPr>
              <w:commentReference w:id="1"/>
            </w:r>
          </w:p>
          <w:p w14:paraId="2E94C2FB" w14:textId="3A6A77EC" w:rsidR="006608CA" w:rsidRDefault="00CC5672">
            <w:pPr>
              <w:spacing w:before="60" w:after="40"/>
              <w:jc w:val="both"/>
            </w:pPr>
            <w:r>
              <w:rPr>
                <w:b/>
              </w:rPr>
              <w:t xml:space="preserve">2. Baseline SAE Benchmarking: </w:t>
            </w:r>
            <w:ins w:id="5" w:author="Saifur Rahman" w:date="2026-09-03T22:05:00Z" w16du:dateUtc="2026-09-03T16:05:00Z">
              <w:r w:rsidR="007D4B3A">
                <w:rPr>
                  <w:b/>
                </w:rPr>
                <w:t xml:space="preserve">To </w:t>
              </w:r>
            </w:ins>
            <w:del w:id="6" w:author="Saifur Rahman" w:date="2026-09-03T22:05:00Z" w16du:dateUtc="2026-09-03T16:05:00Z">
              <w:r w:rsidDel="007D4B3A">
                <w:delText xml:space="preserve">Evaluate </w:delText>
              </w:r>
            </w:del>
            <w:ins w:id="7" w:author="Saifur Rahman" w:date="2026-09-03T22:05:00Z" w16du:dateUtc="2026-09-03T16:05:00Z">
              <w:r w:rsidR="007D4B3A">
                <w:t>e</w:t>
              </w:r>
              <w:r w:rsidR="007D4B3A">
                <w:t xml:space="preserve">valuate </w:t>
              </w:r>
            </w:ins>
            <w:r>
              <w:t>existing pretrained monolithic SAE families, including InterProt (TopK) and InterPLM (L1-ReLU), alongside newly trained JumpReLU models on saved representations to measure baseline error, sparsity, dead latent rates, and amino acid collapse.</w:t>
            </w:r>
          </w:p>
          <w:p w14:paraId="1C08D6E0" w14:textId="62155F23" w:rsidR="006608CA" w:rsidRDefault="00CC5672">
            <w:pPr>
              <w:spacing w:before="60" w:after="40"/>
              <w:jc w:val="both"/>
            </w:pPr>
            <w:r>
              <w:rPr>
                <w:b/>
              </w:rPr>
              <w:t xml:space="preserve">3. Modular and Hierarchical Design Exploration: </w:t>
            </w:r>
            <w:ins w:id="8" w:author="Saifur Rahman" w:date="2026-09-03T22:05:00Z" w16du:dateUtc="2026-09-03T16:05:00Z">
              <w:r w:rsidR="007D4B3A">
                <w:rPr>
                  <w:b/>
                </w:rPr>
                <w:t xml:space="preserve">To </w:t>
              </w:r>
            </w:ins>
            <w:del w:id="9" w:author="Saifur Rahman" w:date="2026-09-03T22:05:00Z" w16du:dateUtc="2026-09-03T16:05:00Z">
              <w:r w:rsidDel="007D4B3A">
                <w:delText xml:space="preserve">Systematically </w:delText>
              </w:r>
            </w:del>
            <w:ins w:id="10" w:author="Saifur Rahman" w:date="2026-09-03T22:05:00Z" w16du:dateUtc="2026-09-03T16:05:00Z">
              <w:r w:rsidR="007D4B3A">
                <w:t>s</w:t>
              </w:r>
              <w:r w:rsidR="007D4B3A">
                <w:t xml:space="preserve">ystematically </w:t>
              </w:r>
            </w:ins>
            <w:r>
              <w:t>test specialized sub-dictionaries, Cascaded SAEs (CSAE), hierarchical structures (HiSAE parent-child gating and Matryoshka representations), and PolySAE bilinear terms to quantify improvements in feature purity and crosstalk representation.</w:t>
            </w:r>
          </w:p>
          <w:p w14:paraId="1A2811FD" w14:textId="1F2817B4" w:rsidR="006608CA" w:rsidRDefault="00CC5672">
            <w:pPr>
              <w:spacing w:before="60" w:after="40"/>
              <w:jc w:val="both"/>
            </w:pPr>
            <w:r>
              <w:rPr>
                <w:b/>
              </w:rPr>
              <w:t xml:space="preserve">4. Composable Modular SAE Implementation: </w:t>
            </w:r>
            <w:ins w:id="11" w:author="Saifur Rahman" w:date="2026-09-03T22:06:00Z" w16du:dateUtc="2026-09-03T16:06:00Z">
              <w:r w:rsidR="007D4B3A">
                <w:rPr>
                  <w:b/>
                </w:rPr>
                <w:t xml:space="preserve">To </w:t>
              </w:r>
            </w:ins>
            <w:del w:id="12" w:author="Saifur Rahman" w:date="2026-09-03T22:06:00Z" w16du:dateUtc="2026-09-03T16:06:00Z">
              <w:r w:rsidDel="007D4B3A">
                <w:delText xml:space="preserve">Build </w:delText>
              </w:r>
            </w:del>
            <w:ins w:id="13" w:author="Saifur Rahman" w:date="2026-09-03T22:06:00Z" w16du:dateUtc="2026-09-03T16:06:00Z">
              <w:r w:rsidR="007D4B3A">
                <w:t>b</w:t>
              </w:r>
              <w:r w:rsidR="007D4B3A">
                <w:t xml:space="preserve">uild </w:t>
              </w:r>
            </w:ins>
            <w:r>
              <w:t>and train a composable modular SAE combining chemistry-partitioned sub-dictionaries with low-rank bilinear interaction heads to resolve multi-site combinatorial modifications.</w:t>
            </w:r>
          </w:p>
          <w:p w14:paraId="0E46DCBF" w14:textId="0F4C8BF4" w:rsidR="006608CA" w:rsidRDefault="00CC5672">
            <w:pPr>
              <w:spacing w:before="60" w:after="40"/>
              <w:jc w:val="both"/>
            </w:pPr>
            <w:r>
              <w:rPr>
                <w:b/>
              </w:rPr>
              <w:t xml:space="preserve">5. Statistical and Causal Validation: </w:t>
            </w:r>
            <w:ins w:id="14" w:author="Saifur Rahman" w:date="2026-09-03T22:07:00Z" w16du:dateUtc="2026-09-03T16:07:00Z">
              <w:r w:rsidR="007D4B3A">
                <w:rPr>
                  <w:b/>
                </w:rPr>
                <w:t xml:space="preserve">To </w:t>
              </w:r>
            </w:ins>
            <w:del w:id="15" w:author="Saifur Rahman" w:date="2026-09-03T22:07:00Z" w16du:dateUtc="2026-09-03T16:07:00Z">
              <w:r w:rsidDel="007D4B3A">
                <w:delText xml:space="preserve">Validate </w:delText>
              </w:r>
            </w:del>
            <w:ins w:id="16" w:author="Saifur Rahman" w:date="2026-09-03T22:07:00Z" w16du:dateUtc="2026-09-03T16:07:00Z">
              <w:r w:rsidR="007D4B3A">
                <w:t>v</w:t>
              </w:r>
              <w:r w:rsidR="007D4B3A">
                <w:t xml:space="preserve">alidate </w:t>
              </w:r>
            </w:ins>
            <w:r>
              <w:t>learned features using 2x2 contingency tables, 1,000-iteration chemistry-stratified permutation tests, Bonferroni correction, and in silico activation patching to confirm causal biological relevance.</w:t>
            </w:r>
          </w:p>
        </w:tc>
      </w:tr>
      <w:tr w:rsidR="00907DE1" w:rsidRPr="00536CC9" w14:paraId="074E4937" w14:textId="77777777" w:rsidTr="00EC08A1">
        <w:trPr>
          <w:trHeight w:val="255"/>
        </w:trPr>
        <w:tc>
          <w:tcPr>
            <w:tcW w:w="9247" w:type="dxa"/>
            <w:tcBorders>
              <w:bottom w:val="nil"/>
            </w:tcBorders>
            <w:tcMar>
              <w:top w:w="70" w:type="dxa"/>
              <w:left w:w="80" w:type="dxa"/>
              <w:bottom w:w="70" w:type="dxa"/>
              <w:right w:w="80" w:type="dxa"/>
            </w:tcMar>
            <w:vAlign w:val="center"/>
          </w:tcPr>
          <w:p w14:paraId="4714E2D1" w14:textId="77777777" w:rsidR="00907DE1" w:rsidRPr="00536CC9" w:rsidRDefault="000D1BB4" w:rsidP="00B0214A">
            <w:pPr>
              <w:rPr>
                <w:color w:val="000000"/>
                <w:szCs w:val="22"/>
              </w:rPr>
            </w:pPr>
            <w:commentRangeStart w:id="17"/>
            <w:r>
              <w:rPr>
                <w:b/>
              </w:rPr>
              <w:t>B.3 Expected outcomes (Word limit: Max. 150)</w:t>
            </w:r>
            <w:commentRangeEnd w:id="17"/>
            <w:r w:rsidR="00846796" w:rsidRPr="00536CC9">
              <w:rPr>
                <w:rStyle w:val="CommentReference"/>
                <w:color w:val="000000"/>
                <w:sz w:val="22"/>
                <w:szCs w:val="22"/>
              </w:rPr>
              <w:commentReference w:id="17"/>
            </w:r>
          </w:p>
        </w:tc>
      </w:tr>
      <w:tr w:rsidR="00907DE1" w:rsidRPr="00536CC9" w14:paraId="07B59F7F" w14:textId="77777777" w:rsidTr="00EC08A1">
        <w:trPr>
          <w:trHeight w:val="55"/>
        </w:trPr>
        <w:tc>
          <w:tcPr>
            <w:tcW w:w="9247" w:type="dxa"/>
            <w:tcBorders>
              <w:top w:val="nil"/>
              <w:bottom w:val="single" w:sz="4" w:space="0" w:color="auto"/>
            </w:tcBorders>
            <w:tcMar>
              <w:top w:w="70" w:type="dxa"/>
              <w:left w:w="80" w:type="dxa"/>
              <w:bottom w:w="70" w:type="dxa"/>
              <w:right w:w="80" w:type="dxa"/>
            </w:tcMar>
            <w:vAlign w:val="center"/>
          </w:tcPr>
          <w:p w14:paraId="615B7BED" w14:textId="77777777" w:rsidR="00C33238" w:rsidRPr="00536CC9" w:rsidRDefault="00C33238" w:rsidP="005F72B7">
            <w:pPr>
              <w:spacing w:before="60" w:after="40"/>
              <w:jc w:val="both"/>
              <w:rPr>
                <w:szCs w:val="22"/>
              </w:rPr>
            </w:pPr>
            <w:r>
              <w:rPr>
                <w:b/>
              </w:rPr>
              <w:t xml:space="preserve">1. Composable Modular SAE Architecture: </w:t>
            </w:r>
            <w:r>
              <w:t>A documented, open-source PyTorch implementation of our modular SAE architecture, structured to be cleanly composable so future research can integrate custom dictionary heads or extend the design.</w:t>
            </w:r>
          </w:p>
          <w:p w14:paraId="0DAE0EBD" w14:textId="77777777" w:rsidR="006608CA" w:rsidRDefault="00CC5672">
            <w:pPr>
              <w:spacing w:before="60" w:after="40"/>
              <w:jc w:val="both"/>
            </w:pPr>
            <w:r>
              <w:rPr>
                <w:b/>
              </w:rPr>
              <w:t xml:space="preserve">2. Curated PTM Benchmark Dataset: </w:t>
            </w:r>
            <w:r>
              <w:t>A high-quality evaluation corpus curated from major public repositories (dbPTM, CPLM, qPTM) with extensive filtering to eliminate homology artifacts, annotation inconsistencies, and sequence leakage across identity-clustered splits.</w:t>
            </w:r>
          </w:p>
          <w:p w14:paraId="697821C1" w14:textId="77777777" w:rsidR="006608CA" w:rsidRDefault="00CC5672">
            <w:pPr>
              <w:spacing w:before="60" w:after="40"/>
              <w:jc w:val="both"/>
            </w:pPr>
            <w:r>
              <w:rPr>
                <w:b/>
              </w:rPr>
              <w:t xml:space="preserve">3. Pretrained Feature Dictionaries: </w:t>
            </w:r>
            <w:r>
              <w:t>Open-access modular SAE weights targeting PLM representations, providing interpretable latents across multiple post-translational modification classes.</w:t>
            </w:r>
          </w:p>
          <w:p w14:paraId="40B3D2B0" w14:textId="77777777" w:rsidR="006608CA" w:rsidRDefault="00CC5672">
            <w:pPr>
              <w:spacing w:before="60" w:after="40"/>
              <w:jc w:val="both"/>
            </w:pPr>
            <w:r>
              <w:rPr>
                <w:b/>
              </w:rPr>
              <w:t xml:space="preserve">4. Systematic Comparative Benchmark and Utility Evaluation: </w:t>
            </w:r>
            <w:r>
              <w:t>An empirical report cataloging reconstruction accuracy, sparsity, dead latent counts, and utility across multi-label PTM site prediction and variant effect benchmarks.</w:t>
            </w:r>
          </w:p>
          <w:p w14:paraId="4DA68127" w14:textId="34CACE8D" w:rsidR="006608CA" w:rsidRDefault="00CC5672">
            <w:pPr>
              <w:spacing w:before="60" w:after="40"/>
              <w:jc w:val="both"/>
            </w:pPr>
            <w:del w:id="18" w:author="Saifur Rahman" w:date="2026-09-03T22:08:00Z" w16du:dateUtc="2026-09-03T16:08:00Z">
              <w:r w:rsidDel="00846796">
                <w:rPr>
                  <w:b/>
                </w:rPr>
                <w:delText xml:space="preserve">5. Project Deliverables: </w:delText>
              </w:r>
              <w:r w:rsidDel="00846796">
                <w:delText>A final Project Completion Report (PCR) and symposium poster presentation for BUET RISE, along with a manuscript submitted to a peer-reviewed bioinformatics or machine learning conference (e.g., IEEE BIBM or ACM BCB).</w:delText>
              </w:r>
            </w:del>
          </w:p>
        </w:tc>
      </w:tr>
      <w:tr w:rsidR="001F0B1C" w:rsidRPr="00536CC9" w14:paraId="6EF74F63" w14:textId="77777777" w:rsidTr="00EC08A1">
        <w:trPr>
          <w:trHeight w:val="255"/>
        </w:trPr>
        <w:tc>
          <w:tcPr>
            <w:tcW w:w="9247" w:type="dxa"/>
            <w:tcBorders>
              <w:bottom w:val="nil"/>
            </w:tcBorders>
            <w:tcMar>
              <w:top w:w="70" w:type="dxa"/>
              <w:left w:w="80" w:type="dxa"/>
              <w:bottom w:w="70" w:type="dxa"/>
              <w:right w:w="80" w:type="dxa"/>
            </w:tcMar>
            <w:vAlign w:val="center"/>
          </w:tcPr>
          <w:p w14:paraId="5DB474F2" w14:textId="77777777" w:rsidR="00057821" w:rsidRPr="00536CC9" w:rsidRDefault="00057821" w:rsidP="00B0214A">
            <w:pPr>
              <w:rPr>
                <w:i/>
                <w:color w:val="000000"/>
                <w:szCs w:val="22"/>
              </w:rPr>
            </w:pPr>
            <w:r>
              <w:rPr>
                <w:b/>
              </w:rPr>
              <w:t>B.4 Methodology (Word limit: Max. 500)</w:t>
            </w:r>
          </w:p>
        </w:tc>
      </w:tr>
      <w:tr w:rsidR="00057821" w:rsidRPr="00536CC9" w14:paraId="576F21A7" w14:textId="77777777" w:rsidTr="00EC08A1">
        <w:trPr>
          <w:trHeight w:val="255"/>
        </w:trPr>
        <w:tc>
          <w:tcPr>
            <w:tcW w:w="9247" w:type="dxa"/>
            <w:tcBorders>
              <w:top w:val="nil"/>
              <w:bottom w:val="single" w:sz="4" w:space="0" w:color="auto"/>
            </w:tcBorders>
            <w:tcMar>
              <w:top w:w="70" w:type="dxa"/>
              <w:left w:w="80" w:type="dxa"/>
              <w:bottom w:w="70" w:type="dxa"/>
              <w:right w:w="80" w:type="dxa"/>
            </w:tcMar>
          </w:tcPr>
          <w:p w14:paraId="20AD8340" w14:textId="6E0FB237" w:rsidR="00E44C02" w:rsidRPr="00536CC9" w:rsidRDefault="007B353D" w:rsidP="00536CC9">
            <w:pPr>
              <w:spacing w:before="60" w:after="60"/>
              <w:jc w:val="both"/>
              <w:rPr>
                <w:szCs w:val="22"/>
              </w:rPr>
            </w:pPr>
            <w:r>
              <w:rPr>
                <w:b/>
              </w:rPr>
              <w:t xml:space="preserve">Data &amp; Preliminary Work: </w:t>
            </w:r>
            <w:r>
              <w:t xml:space="preserve">We </w:t>
            </w:r>
            <w:ins w:id="19" w:author="Saifur Rahman" w:date="2026-09-03T22:09:00Z" w16du:dateUtc="2026-09-03T16:09:00Z">
              <w:r w:rsidR="00846796">
                <w:t xml:space="preserve">will </w:t>
              </w:r>
            </w:ins>
            <w:r>
              <w:t xml:space="preserve">curate reviewed human protein sequences from UniProtKB/Swiss-Prot (Release 2025_01). Experimentally verified PTM annotations </w:t>
            </w:r>
            <w:del w:id="20" w:author="Saifur Rahman" w:date="2026-09-03T22:09:00Z" w16du:dateUtc="2026-09-03T16:09:00Z">
              <w:r w:rsidDel="00846796">
                <w:delText xml:space="preserve">are </w:delText>
              </w:r>
            </w:del>
            <w:ins w:id="21" w:author="Saifur Rahman" w:date="2026-09-03T22:09:00Z" w16du:dateUtc="2026-09-03T16:09:00Z">
              <w:r w:rsidR="00846796">
                <w:t>will be</w:t>
              </w:r>
              <w:r w:rsidR="00846796">
                <w:t xml:space="preserve"> </w:t>
              </w:r>
            </w:ins>
            <w:r>
              <w:t xml:space="preserve">compiled from dbPTM, CPLM 4.0, qPTM, and O-GlcNAcAtlas, strictly excluding computational predictions, homology transfers, and inconsistent records. To prevent data leakage, sequences </w:t>
            </w:r>
            <w:del w:id="22" w:author="Saifur Rahman" w:date="2026-09-03T22:09:00Z" w16du:dateUtc="2026-09-03T16:09:00Z">
              <w:r w:rsidDel="00846796">
                <w:delText xml:space="preserve">are </w:delText>
              </w:r>
            </w:del>
            <w:ins w:id="23" w:author="Saifur Rahman" w:date="2026-09-03T22:09:00Z" w16du:dateUtc="2026-09-03T16:09:00Z">
              <w:r w:rsidR="00846796">
                <w:t>will be</w:t>
              </w:r>
              <w:r w:rsidR="00846796">
                <w:t xml:space="preserve"> </w:t>
              </w:r>
            </w:ins>
            <w:r>
              <w:t xml:space="preserve">clustered at strict sequence identity using CD-HIT into discovery and held-out evaluation splits, stratified across modifiable residue classes. </w:t>
            </w:r>
            <w:del w:id="24" w:author="Saifur Rahman" w:date="2026-09-03T22:10:00Z" w16du:dateUtc="2026-09-03T16:10:00Z">
              <w:r w:rsidDel="00846796">
                <w:delText>In preliminary work, w</w:delText>
              </w:r>
            </w:del>
            <w:ins w:id="25" w:author="Saifur Rahman" w:date="2026-09-03T22:10:00Z" w16du:dateUtc="2026-09-03T16:10:00Z">
              <w:r w:rsidR="00846796">
                <w:t>W</w:t>
              </w:r>
            </w:ins>
            <w:r>
              <w:t xml:space="preserve">e </w:t>
            </w:r>
            <w:ins w:id="26" w:author="Saifur Rahman" w:date="2026-09-03T22:10:00Z" w16du:dateUtc="2026-09-03T16:10:00Z">
              <w:r w:rsidR="00846796">
                <w:t xml:space="preserve">will </w:t>
              </w:r>
            </w:ins>
            <w:r>
              <w:t xml:space="preserve">extract representations from frozen ESM-2 Layer 24. We </w:t>
            </w:r>
            <w:del w:id="27" w:author="Saifur Rahman" w:date="2026-09-03T22:10:00Z" w16du:dateUtc="2026-09-03T16:10:00Z">
              <w:r w:rsidDel="00955FFB">
                <w:delText xml:space="preserve">first </w:delText>
              </w:r>
            </w:del>
            <w:ins w:id="28" w:author="Saifur Rahman" w:date="2026-09-03T22:10:00Z" w16du:dateUtc="2026-09-03T16:10:00Z">
              <w:r w:rsidR="00955FFB">
                <w:t>will then</w:t>
              </w:r>
              <w:r w:rsidR="00955FFB">
                <w:t xml:space="preserve"> </w:t>
              </w:r>
            </w:ins>
            <w:r>
              <w:t>evaluate public baselines, specifically InterProt (TopK, k=64, 4,096 dictionary) and InterPLM (L1-ReLU, 10,240 dictionary across 650M and 8M scales), alongside JumpReLU models to establish the baseline performance floor</w:t>
            </w:r>
            <w:ins w:id="29" w:author="Saifur Rahman" w:date="2026-09-03T22:10:00Z" w16du:dateUtc="2026-09-03T16:10:00Z">
              <w:r w:rsidR="00955FFB">
                <w:t>,</w:t>
              </w:r>
            </w:ins>
            <w:r>
              <w:t xml:space="preserve"> and verify pipeline feasibility.</w:t>
            </w:r>
          </w:p>
          <w:p w14:paraId="3B90F283" w14:textId="747586BC" w:rsidR="006608CA" w:rsidRDefault="00CC5672">
            <w:pPr>
              <w:spacing w:before="60" w:after="60"/>
              <w:jc w:val="both"/>
            </w:pPr>
            <w:r>
              <w:rPr>
                <w:b/>
              </w:rPr>
              <w:t xml:space="preserve">Model Architecture &amp; Pipeline: </w:t>
            </w:r>
            <w:r>
              <w:t>Rather than relying on flat monolithic dictionaries, we</w:t>
            </w:r>
            <w:ins w:id="30" w:author="Saifur Rahman" w:date="2026-09-03T22:11:00Z" w16du:dateUtc="2026-09-03T16:11:00Z">
              <w:r w:rsidR="00955FFB">
                <w:t xml:space="preserve"> will</w:t>
              </w:r>
            </w:ins>
            <w:r>
              <w:t xml:space="preserve"> investigate modular Sparse Autoencoder architectures designed to separate modification states from </w:t>
            </w:r>
            <w:r>
              <w:lastRenderedPageBreak/>
              <w:t xml:space="preserve">underlying sequence context. We </w:t>
            </w:r>
            <w:ins w:id="31" w:author="Saifur Rahman" w:date="2026-09-03T22:11:00Z" w16du:dateUtc="2026-09-03T16:11:00Z">
              <w:r w:rsidR="00955FFB">
                <w:t xml:space="preserve">will </w:t>
              </w:r>
            </w:ins>
            <w:r>
              <w:t xml:space="preserve">explore modular candidate components: domain-specialized sub-dictionaries dedicated to specific biochemical classes, Cascaded SAEs (CSAE) that learn higher-level pathway abstractions on decoder weights, hierarchical multi-scale structures (HiSAE parent-child conditional gating and Matryoshka representations), and PolySAE bilinear tensor interactions. Based on these evaluations, we </w:t>
            </w:r>
            <w:ins w:id="32" w:author="Saifur Rahman" w:date="2026-09-03T22:12:00Z" w16du:dateUtc="2026-09-03T16:12:00Z">
              <w:r w:rsidR="00955FFB">
                <w:t xml:space="preserve">will </w:t>
              </w:r>
            </w:ins>
            <w:r>
              <w:t>build a composable modular SAE that decouples residue identities from functional modification states and captures multi-site combinatorial interactions.</w:t>
            </w:r>
          </w:p>
          <w:p w14:paraId="42B45146" w14:textId="17309E48" w:rsidR="006608CA" w:rsidRDefault="00CC5672">
            <w:pPr>
              <w:spacing w:before="60" w:after="60"/>
              <w:jc w:val="both"/>
            </w:pPr>
            <w:r>
              <w:rPr>
                <w:b/>
              </w:rPr>
              <w:t xml:space="preserve">Validation &amp; Leakage Control: </w:t>
            </w:r>
            <w:r>
              <w:t xml:space="preserve">All evaluations </w:t>
            </w:r>
            <w:ins w:id="33" w:author="Saifur Rahman" w:date="2026-09-03T22:12:00Z" w16du:dateUtc="2026-09-03T16:12:00Z">
              <w:r w:rsidR="00955FFB">
                <w:t>will be</w:t>
              </w:r>
            </w:ins>
            <w:del w:id="34" w:author="Saifur Rahman" w:date="2026-09-03T22:12:00Z" w16du:dateUtc="2026-09-03T16:12:00Z">
              <w:r w:rsidDel="00955FFB">
                <w:delText>are</w:delText>
              </w:r>
            </w:del>
            <w:r>
              <w:t xml:space="preserve"> conducted strictly on held-out sequence-identity clusters to guarantee generalizability. Latent interpretability is quantified via 2x2 contingency tables across individual PTM classes, computing fold enrichment, selectivity odds ratios, and rank correlation metrics. To verify that features detect authentic biological modifications rather than background amino acid prevalence, we</w:t>
            </w:r>
            <w:ins w:id="35" w:author="Saifur Rahman" w:date="2026-09-03T22:12:00Z" w16du:dateUtc="2026-09-03T16:12:00Z">
              <w:r w:rsidR="00955FFB">
                <w:t xml:space="preserve"> will</w:t>
              </w:r>
            </w:ins>
            <w:r>
              <w:t xml:space="preserve"> execute chemistry-stratified permutation null tests shuffled within residue strata, applying Bonferroni family-wise error correction. Dictionaries are screened through strict quality gates requiring high explained variance, low dead-latent frequencies, and exclusion of latents exhibiting amino-acid dominance.</w:t>
            </w:r>
          </w:p>
          <w:p w14:paraId="1A9EC16D" w14:textId="204DD4EF" w:rsidR="006608CA" w:rsidRDefault="00CC5672">
            <w:pPr>
              <w:spacing w:before="60" w:after="60"/>
              <w:jc w:val="both"/>
            </w:pPr>
            <w:r>
              <w:rPr>
                <w:b/>
              </w:rPr>
              <w:t xml:space="preserve">Challenges &amp; Mitigation: </w:t>
            </w:r>
            <w:r>
              <w:t xml:space="preserve">1. Compute and Runtime Reliability: Full-proteome streaming passes require continuous GPU execution that risks session timeouts on free platforms. Mitigation: We </w:t>
            </w:r>
            <w:ins w:id="36" w:author="Saifur Rahman" w:date="2026-09-03T22:13:00Z" w16du:dateUtc="2026-09-03T16:13:00Z">
              <w:r w:rsidR="00955FFB">
                <w:t xml:space="preserve">will </w:t>
              </w:r>
            </w:ins>
            <w:r>
              <w:t>use streaming histogram accumulation, discarding raw representations after each mini-batch to keep active memory minimal, and use Google Colab Pro</w:t>
            </w:r>
            <w:ins w:id="37" w:author="Saifur Rahman" w:date="2026-09-03T22:13:00Z" w16du:dateUtc="2026-09-03T16:13:00Z">
              <w:r w:rsidR="00955FFB">
                <w:t>+</w:t>
              </w:r>
            </w:ins>
            <w:r>
              <w:t xml:space="preserve"> for background execution and reliable GPU allocation. 2. Amino Acid Feature Collapse: Unsupervised autoencoders often learn trivial amino acid detectors. Mitigation: We </w:t>
            </w:r>
            <w:ins w:id="38" w:author="Saifur Rahman" w:date="2026-09-03T22:13:00Z" w16du:dateUtc="2026-09-03T16:13:00Z">
              <w:r w:rsidR="00955FFB">
                <w:t xml:space="preserve">will </w:t>
              </w:r>
            </w:ins>
            <w:r>
              <w:t xml:space="preserve">partition dictionary heads by residue chemistry and enforce within-stratum permutation nulls. 3. Multiple Testing False Positives: Testing thousands of features risks false discoveries. Mitigation: We </w:t>
            </w:r>
            <w:ins w:id="39" w:author="Saifur Rahman" w:date="2026-09-03T22:13:00Z" w16du:dateUtc="2026-09-03T16:13:00Z">
              <w:r w:rsidR="00955FFB">
                <w:t xml:space="preserve">will </w:t>
              </w:r>
            </w:ins>
            <w:r>
              <w:t>apply dictionary-level Bonferroni correction combined with empirical permutation percentiles.</w:t>
            </w:r>
          </w:p>
        </w:tc>
      </w:tr>
    </w:tbl>
    <w:p w14:paraId="5D6AE034" w14:textId="77777777" w:rsidR="003C5EA2" w:rsidRPr="00B0214A" w:rsidRDefault="003C5EA2" w:rsidP="007221FE">
      <w:pPr>
        <w:spacing w:before="120" w:after="80"/>
        <w:rPr>
          <w:b/>
          <w:bCs/>
          <w:color w:val="404040"/>
        </w:rPr>
      </w:pPr>
      <w:r w:rsidRPr="00B0214A">
        <w:rPr>
          <w:b/>
          <w:bCs/>
          <w:color w:val="404040"/>
        </w:rPr>
        <w:lastRenderedPageBreak/>
        <w:t>Part C: Proposed Grant Amount</w:t>
      </w:r>
      <w:r w:rsidR="00802288" w:rsidRPr="00B0214A">
        <w:rPr>
          <w:b/>
          <w:bCs/>
          <w:color w:val="404040"/>
        </w:rPr>
        <w:t xml:space="preserve"> </w:t>
      </w:r>
      <w:r w:rsidR="00EF7432">
        <w:rPr>
          <w:b/>
          <w:bCs/>
          <w:color w:val="404040"/>
        </w:rPr>
        <w:t>Summary</w:t>
      </w:r>
    </w:p>
    <w:p w14:paraId="6828113E" w14:textId="77777777" w:rsidR="00802288" w:rsidRPr="007221FE" w:rsidRDefault="004E606A" w:rsidP="003C5EA2">
      <w:pPr>
        <w:spacing w:after="120"/>
        <w:rPr>
          <w:i/>
          <w:iCs/>
          <w:color w:val="404040"/>
        </w:rPr>
      </w:pPr>
      <w:r w:rsidRPr="00B0214A">
        <w:rPr>
          <w:color w:val="404040"/>
        </w:rPr>
        <w:t>(</w:t>
      </w:r>
      <w:r w:rsidR="00802288" w:rsidRPr="00B0214A">
        <w:rPr>
          <w:i/>
          <w:iCs/>
          <w:color w:val="404040"/>
        </w:rPr>
        <w:t xml:space="preserve">Detail budget </w:t>
      </w:r>
      <w:r w:rsidR="004A4ECB">
        <w:rPr>
          <w:i/>
          <w:iCs/>
          <w:color w:val="404040"/>
        </w:rPr>
        <w:t>must</w:t>
      </w:r>
      <w:r>
        <w:rPr>
          <w:i/>
          <w:iCs/>
          <w:color w:val="404040"/>
        </w:rPr>
        <w:t xml:space="preserve"> be </w:t>
      </w:r>
      <w:r w:rsidR="004A4ECB">
        <w:rPr>
          <w:i/>
          <w:iCs/>
          <w:color w:val="404040"/>
        </w:rPr>
        <w:t>submitted</w:t>
      </w:r>
      <w:r>
        <w:rPr>
          <w:i/>
          <w:iCs/>
          <w:color w:val="404040"/>
        </w:rPr>
        <w:t xml:space="preserve"> in</w:t>
      </w:r>
      <w:r w:rsidR="004A4ECB">
        <w:rPr>
          <w:i/>
          <w:iCs/>
          <w:color w:val="404040"/>
        </w:rPr>
        <w:t xml:space="preserve"> a</w:t>
      </w:r>
      <w:r>
        <w:rPr>
          <w:i/>
          <w:iCs/>
          <w:color w:val="404040"/>
        </w:rPr>
        <w:t xml:space="preserve"> </w:t>
      </w:r>
      <w:r w:rsidR="00802288" w:rsidRPr="00B0214A">
        <w:rPr>
          <w:i/>
          <w:iCs/>
          <w:color w:val="404040"/>
        </w:rPr>
        <w:t xml:space="preserve">separate </w:t>
      </w:r>
      <w:r w:rsidR="004A4ECB">
        <w:rPr>
          <w:i/>
          <w:iCs/>
          <w:color w:val="404040"/>
        </w:rPr>
        <w:t>file.</w:t>
      </w:r>
      <w:r w:rsidRPr="00B0214A">
        <w:rPr>
          <w:color w:val="404040"/>
        </w:rPr>
        <w:t>)</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6489"/>
        <w:gridCol w:w="2070"/>
      </w:tblGrid>
      <w:tr w:rsidR="003C5EA2" w:rsidRPr="00A7518E" w14:paraId="47326670" w14:textId="77777777" w:rsidTr="004A4ECB">
        <w:trPr>
          <w:trHeight w:val="332"/>
        </w:trPr>
        <w:tc>
          <w:tcPr>
            <w:tcW w:w="9270" w:type="dxa"/>
            <w:gridSpan w:val="3"/>
          </w:tcPr>
          <w:p w14:paraId="642A5602" w14:textId="77777777" w:rsidR="003C5EA2" w:rsidRPr="00A7518E" w:rsidRDefault="003C5EA2" w:rsidP="00B0214A">
            <w:pPr>
              <w:rPr>
                <w:color w:val="FFFFFF"/>
                <w:szCs w:val="22"/>
              </w:rPr>
            </w:pPr>
            <w:r w:rsidRPr="00A7518E">
              <w:rPr>
                <w:b/>
                <w:color w:val="FFFFFF"/>
                <w:szCs w:val="22"/>
              </w:rPr>
              <w:t xml:space="preserve">C.1 Proposed </w:t>
            </w:r>
            <w:r w:rsidR="00347B0A" w:rsidRPr="00A7518E">
              <w:rPr>
                <w:b/>
                <w:color w:val="FFFFFF"/>
                <w:szCs w:val="22"/>
              </w:rPr>
              <w:t>grant amount details</w:t>
            </w:r>
          </w:p>
        </w:tc>
      </w:tr>
      <w:tr w:rsidR="009E009A" w:rsidRPr="00A7518E" w14:paraId="62F4E7AF" w14:textId="77777777" w:rsidTr="00715288">
        <w:trPr>
          <w:trHeight w:val="303"/>
        </w:trPr>
        <w:tc>
          <w:tcPr>
            <w:tcW w:w="711" w:type="dxa"/>
          </w:tcPr>
          <w:p w14:paraId="7390BD1D" w14:textId="77777777" w:rsidR="009E009A" w:rsidRPr="00A7518E" w:rsidRDefault="009E009A" w:rsidP="00FE477B">
            <w:pPr>
              <w:rPr>
                <w:szCs w:val="22"/>
              </w:rPr>
            </w:pPr>
            <w:r w:rsidRPr="00A7518E">
              <w:rPr>
                <w:b/>
                <w:szCs w:val="22"/>
              </w:rPr>
              <w:t>SN</w:t>
            </w:r>
          </w:p>
        </w:tc>
        <w:tc>
          <w:tcPr>
            <w:tcW w:w="6489" w:type="dxa"/>
          </w:tcPr>
          <w:p w14:paraId="12B3E6FE" w14:textId="77777777" w:rsidR="009E009A" w:rsidRPr="00A7518E" w:rsidRDefault="009E009A" w:rsidP="009E009A">
            <w:pPr>
              <w:rPr>
                <w:szCs w:val="22"/>
              </w:rPr>
            </w:pPr>
            <w:r w:rsidRPr="00A7518E">
              <w:rPr>
                <w:b/>
                <w:szCs w:val="22"/>
              </w:rPr>
              <w:t>Budget description</w:t>
            </w:r>
          </w:p>
        </w:tc>
        <w:tc>
          <w:tcPr>
            <w:tcW w:w="2070" w:type="dxa"/>
          </w:tcPr>
          <w:p w14:paraId="1AB14FA7" w14:textId="77777777" w:rsidR="009E009A" w:rsidRPr="00A7518E" w:rsidRDefault="009E009A" w:rsidP="00C61589">
            <w:pPr>
              <w:jc w:val="center"/>
              <w:rPr>
                <w:szCs w:val="22"/>
              </w:rPr>
            </w:pPr>
            <w:r w:rsidRPr="00A7518E">
              <w:rPr>
                <w:szCs w:val="22"/>
              </w:rPr>
              <w:t>Total amount</w:t>
            </w:r>
          </w:p>
          <w:p w14:paraId="1F49880C" w14:textId="77777777" w:rsidR="009E009A" w:rsidRPr="00A7518E" w:rsidRDefault="009E009A" w:rsidP="00C61589">
            <w:pPr>
              <w:jc w:val="center"/>
              <w:rPr>
                <w:szCs w:val="22"/>
              </w:rPr>
            </w:pPr>
            <w:r w:rsidRPr="00A7518E">
              <w:rPr>
                <w:szCs w:val="22"/>
              </w:rPr>
              <w:t>(BDT)</w:t>
            </w:r>
          </w:p>
        </w:tc>
      </w:tr>
      <w:tr w:rsidR="00FE477B" w:rsidRPr="00A7518E" w14:paraId="5C0AFFAB" w14:textId="77777777" w:rsidTr="00717ADA">
        <w:trPr>
          <w:trHeight w:val="131"/>
        </w:trPr>
        <w:tc>
          <w:tcPr>
            <w:tcW w:w="711" w:type="dxa"/>
            <w:vAlign w:val="center"/>
          </w:tcPr>
          <w:p w14:paraId="68690EAC" w14:textId="77777777" w:rsidR="00FE477B" w:rsidRPr="00A7518E" w:rsidRDefault="00FE477B" w:rsidP="00FE477B">
            <w:pPr>
              <w:rPr>
                <w:color w:val="404040"/>
                <w:szCs w:val="22"/>
              </w:rPr>
            </w:pPr>
            <w:r w:rsidRPr="00A7518E">
              <w:rPr>
                <w:color w:val="404040"/>
                <w:szCs w:val="22"/>
              </w:rPr>
              <w:t>(i)</w:t>
            </w:r>
          </w:p>
        </w:tc>
        <w:tc>
          <w:tcPr>
            <w:tcW w:w="6489" w:type="dxa"/>
            <w:vAlign w:val="center"/>
          </w:tcPr>
          <w:p w14:paraId="2164BE1E" w14:textId="77777777" w:rsidR="00FE477B" w:rsidRPr="00A7518E" w:rsidRDefault="00FE477B" w:rsidP="00B0214A">
            <w:pPr>
              <w:rPr>
                <w:color w:val="404040"/>
                <w:szCs w:val="22"/>
              </w:rPr>
            </w:pPr>
            <w:r>
              <w:t>Resources (Google Colab Pro GPU Subscription &amp; LLM Research Tooling)</w:t>
            </w:r>
          </w:p>
        </w:tc>
        <w:tc>
          <w:tcPr>
            <w:tcW w:w="2070" w:type="dxa"/>
            <w:tcMar>
              <w:top w:w="70" w:type="dxa"/>
              <w:left w:w="80" w:type="dxa"/>
              <w:bottom w:w="70" w:type="dxa"/>
              <w:right w:w="80" w:type="dxa"/>
            </w:tcMar>
            <w:vAlign w:val="center"/>
          </w:tcPr>
          <w:p w14:paraId="30DE5260" w14:textId="77777777" w:rsidR="00FE477B" w:rsidRPr="00A7518E" w:rsidRDefault="00FE477B" w:rsidP="00FE477B">
            <w:pPr>
              <w:rPr>
                <w:color w:val="404040"/>
                <w:szCs w:val="22"/>
              </w:rPr>
            </w:pPr>
            <w:r>
              <w:t>29,000</w:t>
            </w:r>
          </w:p>
        </w:tc>
      </w:tr>
      <w:tr w:rsidR="00283771" w:rsidRPr="00A7518E" w14:paraId="2059566B" w14:textId="77777777" w:rsidTr="005E7489">
        <w:trPr>
          <w:trHeight w:val="271"/>
        </w:trPr>
        <w:tc>
          <w:tcPr>
            <w:tcW w:w="711" w:type="dxa"/>
            <w:vAlign w:val="center"/>
          </w:tcPr>
          <w:p w14:paraId="2CFF384F" w14:textId="77777777" w:rsidR="00283771" w:rsidRPr="00A7518E" w:rsidRDefault="00283771" w:rsidP="00FE477B">
            <w:pPr>
              <w:rPr>
                <w:color w:val="404040"/>
                <w:szCs w:val="22"/>
              </w:rPr>
            </w:pPr>
            <w:r w:rsidRPr="00A7518E">
              <w:rPr>
                <w:color w:val="404040"/>
                <w:szCs w:val="22"/>
              </w:rPr>
              <w:t>(i</w:t>
            </w:r>
            <w:r w:rsidR="008B50DF">
              <w:rPr>
                <w:color w:val="404040"/>
                <w:szCs w:val="22"/>
              </w:rPr>
              <w:t>i</w:t>
            </w:r>
            <w:r w:rsidRPr="00A7518E">
              <w:rPr>
                <w:color w:val="404040"/>
                <w:szCs w:val="22"/>
              </w:rPr>
              <w:t>)</w:t>
            </w:r>
          </w:p>
        </w:tc>
        <w:tc>
          <w:tcPr>
            <w:tcW w:w="6489" w:type="dxa"/>
            <w:vAlign w:val="center"/>
          </w:tcPr>
          <w:p w14:paraId="56200BD6" w14:textId="77777777" w:rsidR="009A4F95" w:rsidRDefault="00000000">
            <w:r>
              <w:t>Miscellaneous (Operations Contingency @ 2%)</w:t>
            </w:r>
          </w:p>
        </w:tc>
        <w:tc>
          <w:tcPr>
            <w:tcW w:w="2070" w:type="dxa"/>
            <w:tcMar>
              <w:top w:w="70" w:type="dxa"/>
              <w:left w:w="80" w:type="dxa"/>
              <w:bottom w:w="70" w:type="dxa"/>
              <w:right w:w="80" w:type="dxa"/>
            </w:tcMar>
            <w:vAlign w:val="center"/>
          </w:tcPr>
          <w:p w14:paraId="2672E21E" w14:textId="77777777" w:rsidR="009A4F95" w:rsidRDefault="00000000">
            <w:r>
              <w:t>780</w:t>
            </w:r>
          </w:p>
        </w:tc>
      </w:tr>
      <w:tr w:rsidR="00306A86" w:rsidRPr="00A7518E" w14:paraId="2B270485" w14:textId="77777777" w:rsidTr="005E7489">
        <w:trPr>
          <w:trHeight w:val="274"/>
        </w:trPr>
        <w:tc>
          <w:tcPr>
            <w:tcW w:w="711" w:type="dxa"/>
            <w:vAlign w:val="center"/>
          </w:tcPr>
          <w:p w14:paraId="1E54FF38" w14:textId="77777777" w:rsidR="00306A86" w:rsidRPr="00A7518E" w:rsidRDefault="00306A86" w:rsidP="00FE477B">
            <w:pPr>
              <w:rPr>
                <w:color w:val="404040"/>
                <w:szCs w:val="22"/>
              </w:rPr>
            </w:pPr>
            <w:r w:rsidRPr="00A7518E">
              <w:rPr>
                <w:color w:val="404040"/>
                <w:szCs w:val="22"/>
              </w:rPr>
              <w:t>(</w:t>
            </w:r>
            <w:r w:rsidR="008B50DF">
              <w:rPr>
                <w:color w:val="404040"/>
                <w:szCs w:val="22"/>
              </w:rPr>
              <w:t>iii</w:t>
            </w:r>
            <w:r w:rsidRPr="00A7518E">
              <w:rPr>
                <w:color w:val="404040"/>
                <w:szCs w:val="22"/>
              </w:rPr>
              <w:t>)</w:t>
            </w:r>
          </w:p>
        </w:tc>
        <w:tc>
          <w:tcPr>
            <w:tcW w:w="6489" w:type="dxa"/>
            <w:vAlign w:val="center"/>
          </w:tcPr>
          <w:p w14:paraId="3DCFD199" w14:textId="77777777" w:rsidR="00306A86" w:rsidRPr="00A7518E" w:rsidRDefault="00D54676" w:rsidP="007221FE">
            <w:pPr>
              <w:rPr>
                <w:color w:val="404040"/>
                <w:szCs w:val="22"/>
              </w:rPr>
            </w:pPr>
            <w:r>
              <w:t>Conference Registration and Participation Expenses (maximum BDT 10,000)</w:t>
            </w:r>
          </w:p>
        </w:tc>
        <w:tc>
          <w:tcPr>
            <w:tcW w:w="2070" w:type="dxa"/>
            <w:tcMar>
              <w:top w:w="70" w:type="dxa"/>
              <w:left w:w="80" w:type="dxa"/>
              <w:bottom w:w="70" w:type="dxa"/>
              <w:right w:w="80" w:type="dxa"/>
            </w:tcMar>
            <w:vAlign w:val="center"/>
          </w:tcPr>
          <w:p w14:paraId="68A8B4A5" w14:textId="77777777" w:rsidR="00306A86" w:rsidRPr="00A7518E" w:rsidRDefault="00306A86" w:rsidP="00FE477B">
            <w:pPr>
              <w:rPr>
                <w:color w:val="404040"/>
                <w:szCs w:val="22"/>
              </w:rPr>
            </w:pPr>
            <w:r>
              <w:t>10,000</w:t>
            </w:r>
          </w:p>
        </w:tc>
      </w:tr>
      <w:tr w:rsidR="00FE477B" w:rsidRPr="00A7518E" w14:paraId="6A0994F9" w14:textId="77777777" w:rsidTr="005E7489">
        <w:trPr>
          <w:trHeight w:val="265"/>
        </w:trPr>
        <w:tc>
          <w:tcPr>
            <w:tcW w:w="7200" w:type="dxa"/>
            <w:gridSpan w:val="2"/>
            <w:vAlign w:val="center"/>
          </w:tcPr>
          <w:p w14:paraId="12E52F59" w14:textId="77777777" w:rsidR="00FE477B" w:rsidRPr="00A7518E" w:rsidRDefault="00FE477B" w:rsidP="00B0214A">
            <w:pPr>
              <w:jc w:val="right"/>
              <w:rPr>
                <w:b/>
                <w:bCs/>
                <w:color w:val="404040"/>
                <w:szCs w:val="22"/>
              </w:rPr>
            </w:pPr>
            <w:r w:rsidRPr="00A7518E">
              <w:rPr>
                <w:b/>
                <w:bCs/>
                <w:color w:val="404040"/>
                <w:szCs w:val="22"/>
              </w:rPr>
              <w:t xml:space="preserve">Grand </w:t>
            </w:r>
            <w:r w:rsidR="00347B0A" w:rsidRPr="00A7518E">
              <w:rPr>
                <w:b/>
                <w:bCs/>
                <w:color w:val="404040"/>
                <w:szCs w:val="22"/>
              </w:rPr>
              <w:t xml:space="preserve">total amount </w:t>
            </w:r>
            <w:r w:rsidR="00A44E21" w:rsidRPr="00A7518E">
              <w:rPr>
                <w:b/>
                <w:bCs/>
                <w:color w:val="404040"/>
                <w:szCs w:val="22"/>
              </w:rPr>
              <w:t>(i+ii+iii)</w:t>
            </w:r>
          </w:p>
        </w:tc>
        <w:tc>
          <w:tcPr>
            <w:tcW w:w="2070" w:type="dxa"/>
            <w:tcMar>
              <w:top w:w="70" w:type="dxa"/>
              <w:left w:w="80" w:type="dxa"/>
              <w:bottom w:w="70" w:type="dxa"/>
              <w:right w:w="80" w:type="dxa"/>
            </w:tcMar>
            <w:vAlign w:val="center"/>
          </w:tcPr>
          <w:p w14:paraId="7D561250" w14:textId="77777777" w:rsidR="009A4F95" w:rsidRDefault="00000000">
            <w:r>
              <w:rPr>
                <w:b/>
              </w:rPr>
              <w:t>39,780</w:t>
            </w:r>
          </w:p>
        </w:tc>
      </w:tr>
      <w:tr w:rsidR="00FE477B" w:rsidRPr="00A7518E" w14:paraId="34446700" w14:textId="77777777" w:rsidTr="005E7489">
        <w:trPr>
          <w:trHeight w:val="282"/>
        </w:trPr>
        <w:tc>
          <w:tcPr>
            <w:tcW w:w="9270" w:type="dxa"/>
            <w:gridSpan w:val="3"/>
            <w:tcMar>
              <w:top w:w="70" w:type="dxa"/>
              <w:left w:w="80" w:type="dxa"/>
              <w:bottom w:w="70" w:type="dxa"/>
              <w:right w:w="80" w:type="dxa"/>
            </w:tcMar>
            <w:vAlign w:val="center"/>
          </w:tcPr>
          <w:p w14:paraId="0CA515DD" w14:textId="77777777" w:rsidR="00FE477B" w:rsidRPr="00A7518E" w:rsidRDefault="00FE477B" w:rsidP="005E7489">
            <w:pPr>
              <w:rPr>
                <w:color w:val="404040"/>
                <w:szCs w:val="22"/>
              </w:rPr>
            </w:pPr>
            <w:r>
              <w:t xml:space="preserve">(in words) </w:t>
            </w:r>
            <w:r>
              <w:rPr>
                <w:b/>
              </w:rPr>
              <w:t>Thirty-Nine Thousand Seven Hundred Eighty Taka Only.</w:t>
            </w:r>
          </w:p>
        </w:tc>
      </w:tr>
    </w:tbl>
    <w:p w14:paraId="3F3028D1" w14:textId="77777777" w:rsidR="004376E1" w:rsidRPr="00B0214A" w:rsidRDefault="004376E1" w:rsidP="000D2EFB">
      <w:pPr>
        <w:rPr>
          <w:b/>
          <w:bCs/>
          <w:color w:val="404040"/>
        </w:rPr>
      </w:pPr>
    </w:p>
    <w:p w14:paraId="359AAE25" w14:textId="77777777" w:rsidR="004E606A" w:rsidRDefault="004E606A" w:rsidP="000D2EFB">
      <w:pPr>
        <w:spacing w:before="120" w:after="80"/>
        <w:rPr>
          <w:b/>
          <w:bCs/>
          <w:color w:val="404040"/>
        </w:rPr>
      </w:pPr>
      <w:r w:rsidRPr="005F7CE5">
        <w:rPr>
          <w:b/>
          <w:bCs/>
          <w:color w:val="404040"/>
        </w:rPr>
        <w:t xml:space="preserve">Part </w:t>
      </w:r>
      <w:r>
        <w:rPr>
          <w:b/>
          <w:bCs/>
          <w:color w:val="404040"/>
        </w:rPr>
        <w:t>D</w:t>
      </w:r>
      <w:r w:rsidRPr="005F7CE5">
        <w:rPr>
          <w:b/>
          <w:bCs/>
          <w:color w:val="404040"/>
        </w:rPr>
        <w:t xml:space="preserve">: </w:t>
      </w:r>
      <w:r w:rsidR="00396D30">
        <w:rPr>
          <w:b/>
          <w:bCs/>
          <w:color w:val="404040"/>
        </w:rPr>
        <w:t>Student</w:t>
      </w:r>
      <w:r w:rsidR="00CF24A7" w:rsidRPr="005F7CE5">
        <w:rPr>
          <w:b/>
          <w:bCs/>
          <w:color w:val="404040"/>
        </w:rPr>
        <w:t xml:space="preserve"> Details</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6745"/>
      </w:tblGrid>
      <w:tr w:rsidR="004E606A" w:rsidRPr="00536CC9" w14:paraId="479E5FF7" w14:textId="77777777" w:rsidTr="004A4ECB">
        <w:trPr>
          <w:trHeight w:val="303"/>
        </w:trPr>
        <w:tc>
          <w:tcPr>
            <w:tcW w:w="9270" w:type="dxa"/>
            <w:gridSpan w:val="2"/>
          </w:tcPr>
          <w:p w14:paraId="0A17A194" w14:textId="77777777" w:rsidR="004E606A" w:rsidRPr="00536CC9" w:rsidRDefault="004E606A" w:rsidP="00CF24A7">
            <w:pPr>
              <w:rPr>
                <w:b/>
                <w:bCs/>
                <w:szCs w:val="22"/>
              </w:rPr>
            </w:pPr>
            <w:r w:rsidRPr="00536CC9">
              <w:rPr>
                <w:b/>
                <w:bCs/>
                <w:szCs w:val="22"/>
              </w:rPr>
              <w:t xml:space="preserve">D.1 </w:t>
            </w:r>
            <w:r w:rsidR="0062615A" w:rsidRPr="00536CC9">
              <w:rPr>
                <w:b/>
                <w:bCs/>
                <w:szCs w:val="22"/>
              </w:rPr>
              <w:t>Applicant</w:t>
            </w:r>
            <w:r w:rsidR="00036FC2" w:rsidRPr="00536CC9">
              <w:rPr>
                <w:b/>
                <w:bCs/>
                <w:szCs w:val="22"/>
              </w:rPr>
              <w:t>-1</w:t>
            </w:r>
          </w:p>
        </w:tc>
      </w:tr>
      <w:tr w:rsidR="004E606A" w:rsidRPr="00536CC9" w14:paraId="56DAB779" w14:textId="77777777" w:rsidTr="006962C4">
        <w:trPr>
          <w:trHeight w:val="212"/>
        </w:trPr>
        <w:tc>
          <w:tcPr>
            <w:tcW w:w="2525" w:type="dxa"/>
          </w:tcPr>
          <w:p w14:paraId="21D45F39" w14:textId="77777777" w:rsidR="004E606A" w:rsidRPr="00536CC9" w:rsidRDefault="004E606A" w:rsidP="00CF24A7">
            <w:pPr>
              <w:rPr>
                <w:color w:val="404040"/>
                <w:szCs w:val="22"/>
              </w:rPr>
            </w:pPr>
            <w:r w:rsidRPr="00536CC9">
              <w:rPr>
                <w:b/>
                <w:color w:val="404040"/>
                <w:szCs w:val="22"/>
              </w:rPr>
              <w:t>Name</w:t>
            </w:r>
          </w:p>
        </w:tc>
        <w:tc>
          <w:tcPr>
            <w:tcW w:w="6745" w:type="dxa"/>
            <w:tcMar>
              <w:top w:w="70" w:type="dxa"/>
              <w:left w:w="80" w:type="dxa"/>
              <w:bottom w:w="70" w:type="dxa"/>
              <w:right w:w="80" w:type="dxa"/>
            </w:tcMar>
            <w:vAlign w:val="center"/>
          </w:tcPr>
          <w:p w14:paraId="6B55D509" w14:textId="77777777" w:rsidR="004E606A" w:rsidRPr="00536CC9" w:rsidRDefault="004E606A" w:rsidP="00CF24A7">
            <w:pPr>
              <w:rPr>
                <w:color w:val="404040"/>
                <w:szCs w:val="22"/>
              </w:rPr>
            </w:pPr>
            <w:r>
              <w:t>Mustafa Muhaimin (Student ID: 2105178)</w:t>
            </w:r>
          </w:p>
        </w:tc>
      </w:tr>
      <w:tr w:rsidR="00565FA8" w:rsidRPr="00536CC9" w14:paraId="323649BF" w14:textId="77777777" w:rsidTr="006962C4">
        <w:trPr>
          <w:trHeight w:val="211"/>
        </w:trPr>
        <w:tc>
          <w:tcPr>
            <w:tcW w:w="2525" w:type="dxa"/>
          </w:tcPr>
          <w:p w14:paraId="1FBD8AE1" w14:textId="77777777" w:rsidR="00565FA8" w:rsidRPr="00536CC9" w:rsidRDefault="00565FA8" w:rsidP="00565FA8">
            <w:pPr>
              <w:rPr>
                <w:color w:val="404040"/>
                <w:szCs w:val="22"/>
              </w:rPr>
            </w:pPr>
            <w:r w:rsidRPr="00536CC9">
              <w:rPr>
                <w:b/>
                <w:color w:val="404040"/>
                <w:szCs w:val="22"/>
              </w:rPr>
              <w:t>Department</w:t>
            </w:r>
          </w:p>
        </w:tc>
        <w:tc>
          <w:tcPr>
            <w:tcW w:w="6745" w:type="dxa"/>
            <w:tcMar>
              <w:top w:w="70" w:type="dxa"/>
              <w:left w:w="80" w:type="dxa"/>
              <w:bottom w:w="70" w:type="dxa"/>
              <w:right w:w="80" w:type="dxa"/>
            </w:tcMar>
            <w:vAlign w:val="center"/>
          </w:tcPr>
          <w:p w14:paraId="45859F1F" w14:textId="77777777" w:rsidR="00565FA8" w:rsidRPr="00536CC9" w:rsidRDefault="00565FA8" w:rsidP="00565FA8">
            <w:pPr>
              <w:rPr>
                <w:color w:val="404040"/>
                <w:szCs w:val="22"/>
              </w:rPr>
            </w:pPr>
            <w:r>
              <w:t>Computer Science and Engineering, BUET</w:t>
            </w:r>
          </w:p>
        </w:tc>
      </w:tr>
      <w:tr w:rsidR="00565FA8" w:rsidRPr="00536CC9" w14:paraId="38B6CACA" w14:textId="77777777" w:rsidTr="006962C4">
        <w:trPr>
          <w:trHeight w:val="211"/>
        </w:trPr>
        <w:tc>
          <w:tcPr>
            <w:tcW w:w="2525" w:type="dxa"/>
          </w:tcPr>
          <w:p w14:paraId="67B7E3EC" w14:textId="77777777" w:rsidR="00565FA8" w:rsidRPr="00536CC9" w:rsidRDefault="0062615A" w:rsidP="00565FA8">
            <w:pPr>
              <w:rPr>
                <w:color w:val="404040"/>
                <w:szCs w:val="22"/>
              </w:rPr>
            </w:pPr>
            <w:r w:rsidRPr="00536CC9">
              <w:rPr>
                <w:b/>
                <w:color w:val="404040"/>
                <w:szCs w:val="22"/>
              </w:rPr>
              <w:t>E</w:t>
            </w:r>
            <w:r w:rsidR="00565FA8" w:rsidRPr="00536CC9">
              <w:rPr>
                <w:b/>
                <w:color w:val="404040"/>
                <w:szCs w:val="22"/>
              </w:rPr>
              <w:t>mail address</w:t>
            </w:r>
          </w:p>
        </w:tc>
        <w:tc>
          <w:tcPr>
            <w:tcW w:w="6745" w:type="dxa"/>
            <w:tcMar>
              <w:top w:w="70" w:type="dxa"/>
              <w:left w:w="80" w:type="dxa"/>
              <w:bottom w:w="70" w:type="dxa"/>
              <w:right w:w="80" w:type="dxa"/>
            </w:tcMar>
            <w:vAlign w:val="center"/>
          </w:tcPr>
          <w:p w14:paraId="14AFD623" w14:textId="77777777" w:rsidR="00565FA8" w:rsidRPr="00536CC9" w:rsidRDefault="00565FA8" w:rsidP="00565FA8">
            <w:pPr>
              <w:rPr>
                <w:color w:val="404040"/>
                <w:szCs w:val="22"/>
              </w:rPr>
            </w:pPr>
            <w:r>
              <w:t>2105178@ugrad.cse.buet.ac.bd</w:t>
            </w:r>
          </w:p>
        </w:tc>
      </w:tr>
      <w:tr w:rsidR="00565FA8" w:rsidRPr="00536CC9" w14:paraId="429B2C8A" w14:textId="77777777" w:rsidTr="006962C4">
        <w:trPr>
          <w:trHeight w:val="211"/>
        </w:trPr>
        <w:tc>
          <w:tcPr>
            <w:tcW w:w="2525" w:type="dxa"/>
          </w:tcPr>
          <w:p w14:paraId="578E8B90" w14:textId="77777777" w:rsidR="00565FA8" w:rsidRPr="00536CC9" w:rsidRDefault="0062615A" w:rsidP="00565FA8">
            <w:pPr>
              <w:rPr>
                <w:color w:val="404040"/>
                <w:szCs w:val="22"/>
              </w:rPr>
            </w:pPr>
            <w:r w:rsidRPr="00536CC9">
              <w:rPr>
                <w:b/>
                <w:color w:val="404040"/>
                <w:szCs w:val="22"/>
              </w:rPr>
              <w:t>C</w:t>
            </w:r>
            <w:r w:rsidR="00565FA8" w:rsidRPr="00536CC9">
              <w:rPr>
                <w:b/>
                <w:color w:val="404040"/>
                <w:szCs w:val="22"/>
              </w:rPr>
              <w:t xml:space="preserve">ontact </w:t>
            </w:r>
            <w:r w:rsidR="00A03CE1" w:rsidRPr="00536CC9">
              <w:rPr>
                <w:b/>
                <w:color w:val="404040"/>
                <w:szCs w:val="22"/>
              </w:rPr>
              <w:t>n</w:t>
            </w:r>
            <w:r w:rsidR="00565FA8" w:rsidRPr="00536CC9">
              <w:rPr>
                <w:b/>
                <w:color w:val="404040"/>
                <w:szCs w:val="22"/>
              </w:rPr>
              <w:t>o.</w:t>
            </w:r>
          </w:p>
        </w:tc>
        <w:tc>
          <w:tcPr>
            <w:tcW w:w="6745" w:type="dxa"/>
            <w:tcMar>
              <w:top w:w="70" w:type="dxa"/>
              <w:left w:w="80" w:type="dxa"/>
              <w:bottom w:w="70" w:type="dxa"/>
              <w:right w:w="80" w:type="dxa"/>
            </w:tcMar>
            <w:vAlign w:val="center"/>
          </w:tcPr>
          <w:p w14:paraId="128CE789" w14:textId="77777777" w:rsidR="00565FA8" w:rsidRPr="00536CC9" w:rsidRDefault="00565FA8" w:rsidP="00565FA8">
            <w:pPr>
              <w:rPr>
                <w:color w:val="404040"/>
                <w:szCs w:val="22"/>
              </w:rPr>
            </w:pPr>
            <w:r>
              <w:t>01782887798</w:t>
            </w:r>
          </w:p>
        </w:tc>
      </w:tr>
      <w:tr w:rsidR="00565FA8" w:rsidRPr="00536CC9" w14:paraId="680D83DC" w14:textId="77777777" w:rsidTr="006962C4">
        <w:trPr>
          <w:trHeight w:val="211"/>
        </w:trPr>
        <w:tc>
          <w:tcPr>
            <w:tcW w:w="2525" w:type="dxa"/>
          </w:tcPr>
          <w:p w14:paraId="560885B2" w14:textId="77777777" w:rsidR="00565FA8" w:rsidRPr="00536CC9" w:rsidRDefault="00565FA8" w:rsidP="00565FA8">
            <w:pPr>
              <w:rPr>
                <w:color w:val="404040"/>
                <w:szCs w:val="22"/>
              </w:rPr>
            </w:pPr>
            <w:r w:rsidRPr="00536CC9">
              <w:rPr>
                <w:b/>
                <w:color w:val="404040"/>
                <w:szCs w:val="22"/>
              </w:rPr>
              <w:t>Research experience</w:t>
            </w:r>
            <w:r w:rsidR="003B6AB1">
              <w:rPr>
                <w:b/>
                <w:color w:val="404040"/>
                <w:szCs w:val="22"/>
              </w:rPr>
              <w:t xml:space="preserve"> (Word limit: Max. 100)</w:t>
            </w:r>
          </w:p>
        </w:tc>
        <w:tc>
          <w:tcPr>
            <w:tcW w:w="6745" w:type="dxa"/>
            <w:tcMar>
              <w:top w:w="70" w:type="dxa"/>
              <w:left w:w="80" w:type="dxa"/>
              <w:bottom w:w="70" w:type="dxa"/>
              <w:right w:w="80" w:type="dxa"/>
            </w:tcMar>
            <w:vAlign w:val="center"/>
          </w:tcPr>
          <w:p w14:paraId="3EE41DAD" w14:textId="77777777" w:rsidR="00955FFB" w:rsidRDefault="00565FA8" w:rsidP="00565FA8">
            <w:pPr>
              <w:jc w:val="both"/>
              <w:rPr>
                <w:ins w:id="40" w:author="Saifur Rahman" w:date="2026-09-03T22:15:00Z" w16du:dateUtc="2026-09-03T16:15:00Z"/>
              </w:rPr>
            </w:pPr>
            <w:del w:id="41" w:author="Saifur Rahman" w:date="2026-09-03T22:14:00Z" w16du:dateUtc="2026-09-03T16:14:00Z">
              <w:r w:rsidDel="00955FFB">
                <w:delText xml:space="preserve">Final-year undergraduate student in Computer Science and Engineering at BUET with interests in deep learning architectures and representation </w:delText>
              </w:r>
              <w:r w:rsidDel="00955FFB">
                <w:lastRenderedPageBreak/>
                <w:delText>learning</w:delText>
              </w:r>
            </w:del>
            <w:r>
              <w:t xml:space="preserve">. </w:t>
            </w:r>
            <w:del w:id="42" w:author="Saifur Rahman" w:date="2026-09-03T22:15:00Z" w16du:dateUtc="2026-09-03T16:15:00Z">
              <w:r w:rsidDel="00955FFB">
                <w:delText xml:space="preserve">Experienced in </w:delText>
              </w:r>
            </w:del>
          </w:p>
          <w:p w14:paraId="6C47A14D" w14:textId="77777777" w:rsidR="00955FFB" w:rsidRDefault="00955FFB" w:rsidP="00565FA8">
            <w:pPr>
              <w:jc w:val="both"/>
              <w:rPr>
                <w:ins w:id="43" w:author="Saifur Rahman" w:date="2026-09-03T22:15:00Z" w16du:dateUtc="2026-09-03T16:15:00Z"/>
              </w:rPr>
            </w:pPr>
            <w:ins w:id="44" w:author="Saifur Rahman" w:date="2026-09-03T22:15:00Z" w16du:dateUtc="2026-09-03T16:15:00Z">
              <w:r>
                <w:t xml:space="preserve">1. </w:t>
              </w:r>
            </w:ins>
            <w:del w:id="45" w:author="Saifur Rahman" w:date="2026-09-03T22:15:00Z" w16du:dateUtc="2026-09-03T16:15:00Z">
              <w:r w:rsidR="00565FA8" w:rsidDel="00955FFB">
                <w:delText xml:space="preserve">implementing </w:delText>
              </w:r>
            </w:del>
            <w:ins w:id="46" w:author="Saifur Rahman" w:date="2026-09-03T22:15:00Z" w16du:dateUtc="2026-09-03T16:15:00Z">
              <w:r>
                <w:t>I</w:t>
              </w:r>
              <w:r>
                <w:t>mplement</w:t>
              </w:r>
              <w:r>
                <w:t>ation of</w:t>
              </w:r>
              <w:r>
                <w:t xml:space="preserve"> </w:t>
              </w:r>
            </w:ins>
            <w:r w:rsidR="00565FA8">
              <w:t xml:space="preserve">continuous normalizing flows via flow matching and autoregressive context encoders in PyTorch for high-dimensional sequence generation. </w:t>
            </w:r>
          </w:p>
          <w:p w14:paraId="68443A3A" w14:textId="77777777" w:rsidR="00955FFB" w:rsidRDefault="00955FFB" w:rsidP="00565FA8">
            <w:pPr>
              <w:jc w:val="both"/>
              <w:rPr>
                <w:ins w:id="47" w:author="Saifur Rahman" w:date="2026-09-03T22:16:00Z" w16du:dateUtc="2026-09-03T16:16:00Z"/>
              </w:rPr>
            </w:pPr>
            <w:ins w:id="48" w:author="Saifur Rahman" w:date="2026-09-03T22:15:00Z" w16du:dateUtc="2026-09-03T16:15:00Z">
              <w:r>
                <w:t xml:space="preserve">2. </w:t>
              </w:r>
            </w:ins>
            <w:r w:rsidR="00565FA8">
              <w:t xml:space="preserve">Proficient in GPU training optimization, custom loss function design, and multimodal embedding conditioning. Competed in the NSUSEC Datathon, building end-to-end feature engineering and automated hyperparameter tuning pipelines for tabular predictive modeling. </w:t>
            </w:r>
          </w:p>
          <w:p w14:paraId="1FFDD628" w14:textId="44C22CFA" w:rsidR="00565FA8" w:rsidRPr="00536CC9" w:rsidRDefault="00955FFB" w:rsidP="00565FA8">
            <w:pPr>
              <w:jc w:val="both"/>
              <w:rPr>
                <w:color w:val="404040"/>
                <w:szCs w:val="22"/>
              </w:rPr>
            </w:pPr>
            <w:ins w:id="49" w:author="Saifur Rahman" w:date="2026-09-03T22:16:00Z" w16du:dateUtc="2026-09-03T16:16:00Z">
              <w:r>
                <w:t xml:space="preserve">3. </w:t>
              </w:r>
            </w:ins>
            <w:r w:rsidR="00565FA8">
              <w:t>Academic project work includes developing heuristic search systems, compiler design, and low-level performance benchmarking.</w:t>
            </w:r>
          </w:p>
        </w:tc>
      </w:tr>
      <w:tr w:rsidR="00565FA8" w:rsidRPr="00536CC9" w14:paraId="36749579" w14:textId="77777777" w:rsidTr="004A4ECB">
        <w:trPr>
          <w:trHeight w:val="211"/>
        </w:trPr>
        <w:tc>
          <w:tcPr>
            <w:tcW w:w="9270" w:type="dxa"/>
            <w:gridSpan w:val="2"/>
          </w:tcPr>
          <w:p w14:paraId="69888C20" w14:textId="77777777" w:rsidR="00565FA8" w:rsidRPr="00536CC9" w:rsidRDefault="00036FC2" w:rsidP="00565FA8">
            <w:pPr>
              <w:spacing w:before="120" w:after="60"/>
              <w:rPr>
                <w:b/>
                <w:bCs/>
                <w:color w:val="000000"/>
                <w:szCs w:val="22"/>
              </w:rPr>
            </w:pPr>
            <w:r w:rsidRPr="00536CC9">
              <w:rPr>
                <w:b/>
                <w:bCs/>
                <w:color w:val="000000"/>
                <w:szCs w:val="22"/>
              </w:rPr>
              <w:lastRenderedPageBreak/>
              <w:t>D.2 Applicant-2</w:t>
            </w:r>
          </w:p>
        </w:tc>
      </w:tr>
      <w:tr w:rsidR="00565FA8" w:rsidRPr="00536CC9" w14:paraId="25456111" w14:textId="77777777" w:rsidTr="006962C4">
        <w:trPr>
          <w:trHeight w:val="211"/>
        </w:trPr>
        <w:tc>
          <w:tcPr>
            <w:tcW w:w="2525" w:type="dxa"/>
          </w:tcPr>
          <w:p w14:paraId="31970160" w14:textId="77777777" w:rsidR="00565FA8" w:rsidRPr="00536CC9" w:rsidRDefault="00565FA8" w:rsidP="00565FA8">
            <w:pPr>
              <w:rPr>
                <w:color w:val="404040"/>
                <w:szCs w:val="22"/>
              </w:rPr>
            </w:pPr>
            <w:r w:rsidRPr="00536CC9">
              <w:rPr>
                <w:b/>
                <w:color w:val="404040"/>
                <w:szCs w:val="22"/>
              </w:rPr>
              <w:t>Name</w:t>
            </w:r>
          </w:p>
        </w:tc>
        <w:tc>
          <w:tcPr>
            <w:tcW w:w="6745" w:type="dxa"/>
            <w:tcMar>
              <w:top w:w="70" w:type="dxa"/>
              <w:left w:w="80" w:type="dxa"/>
              <w:bottom w:w="70" w:type="dxa"/>
              <w:right w:w="80" w:type="dxa"/>
            </w:tcMar>
            <w:vAlign w:val="center"/>
          </w:tcPr>
          <w:p w14:paraId="091C7F1E" w14:textId="77777777" w:rsidR="00565FA8" w:rsidRPr="00536CC9" w:rsidRDefault="00565FA8" w:rsidP="00565FA8">
            <w:pPr>
              <w:rPr>
                <w:color w:val="404040"/>
                <w:szCs w:val="22"/>
              </w:rPr>
            </w:pPr>
            <w:r>
              <w:t>Mesbah Uddin Ahamed (Student ID: 2105139)</w:t>
            </w:r>
          </w:p>
        </w:tc>
      </w:tr>
      <w:tr w:rsidR="00036FC2" w:rsidRPr="00536CC9" w14:paraId="1BDBC62F" w14:textId="77777777" w:rsidTr="006962C4">
        <w:trPr>
          <w:trHeight w:val="211"/>
        </w:trPr>
        <w:tc>
          <w:tcPr>
            <w:tcW w:w="2525" w:type="dxa"/>
          </w:tcPr>
          <w:p w14:paraId="71A9815F" w14:textId="77777777" w:rsidR="00036FC2" w:rsidRPr="00536CC9" w:rsidRDefault="00A03CE1" w:rsidP="00036FC2">
            <w:pPr>
              <w:rPr>
                <w:color w:val="404040"/>
                <w:szCs w:val="22"/>
              </w:rPr>
            </w:pPr>
            <w:r w:rsidRPr="00536CC9">
              <w:rPr>
                <w:b/>
                <w:color w:val="404040"/>
                <w:szCs w:val="22"/>
              </w:rPr>
              <w:t>D</w:t>
            </w:r>
            <w:r w:rsidR="00036FC2" w:rsidRPr="00536CC9">
              <w:rPr>
                <w:b/>
                <w:color w:val="404040"/>
                <w:szCs w:val="22"/>
              </w:rPr>
              <w:t>epartment</w:t>
            </w:r>
          </w:p>
        </w:tc>
        <w:tc>
          <w:tcPr>
            <w:tcW w:w="6745" w:type="dxa"/>
            <w:tcMar>
              <w:top w:w="70" w:type="dxa"/>
              <w:left w:w="80" w:type="dxa"/>
              <w:bottom w:w="70" w:type="dxa"/>
              <w:right w:w="80" w:type="dxa"/>
            </w:tcMar>
            <w:vAlign w:val="center"/>
          </w:tcPr>
          <w:p w14:paraId="0ED4FC32" w14:textId="77777777" w:rsidR="00036FC2" w:rsidRPr="00536CC9" w:rsidRDefault="00036FC2" w:rsidP="00036FC2">
            <w:pPr>
              <w:rPr>
                <w:color w:val="404040"/>
                <w:szCs w:val="22"/>
              </w:rPr>
            </w:pPr>
            <w:r>
              <w:t>Computer Science and Engineering, BUET</w:t>
            </w:r>
          </w:p>
        </w:tc>
      </w:tr>
      <w:tr w:rsidR="00036FC2" w:rsidRPr="00536CC9" w14:paraId="03C7C6EC" w14:textId="77777777" w:rsidTr="006962C4">
        <w:trPr>
          <w:trHeight w:val="211"/>
        </w:trPr>
        <w:tc>
          <w:tcPr>
            <w:tcW w:w="2525" w:type="dxa"/>
          </w:tcPr>
          <w:p w14:paraId="594EBF81" w14:textId="77777777" w:rsidR="00036FC2" w:rsidRPr="00536CC9" w:rsidRDefault="00A03CE1" w:rsidP="00036FC2">
            <w:pPr>
              <w:rPr>
                <w:color w:val="404040"/>
                <w:szCs w:val="22"/>
              </w:rPr>
            </w:pPr>
            <w:r w:rsidRPr="00536CC9">
              <w:rPr>
                <w:b/>
                <w:color w:val="404040"/>
                <w:szCs w:val="22"/>
              </w:rPr>
              <w:t>E</w:t>
            </w:r>
            <w:r w:rsidR="00036FC2" w:rsidRPr="00536CC9">
              <w:rPr>
                <w:b/>
                <w:color w:val="404040"/>
                <w:szCs w:val="22"/>
              </w:rPr>
              <w:t>mail address</w:t>
            </w:r>
          </w:p>
        </w:tc>
        <w:tc>
          <w:tcPr>
            <w:tcW w:w="6745" w:type="dxa"/>
            <w:tcMar>
              <w:top w:w="70" w:type="dxa"/>
              <w:left w:w="80" w:type="dxa"/>
              <w:bottom w:w="70" w:type="dxa"/>
              <w:right w:w="80" w:type="dxa"/>
            </w:tcMar>
            <w:vAlign w:val="center"/>
          </w:tcPr>
          <w:p w14:paraId="3D15AE2D" w14:textId="77777777" w:rsidR="00036FC2" w:rsidRPr="00536CC9" w:rsidRDefault="00036FC2" w:rsidP="00036FC2">
            <w:pPr>
              <w:rPr>
                <w:color w:val="404040"/>
                <w:szCs w:val="22"/>
              </w:rPr>
            </w:pPr>
            <w:r>
              <w:t>2105139@ugrad.cse.buet.ac.bd</w:t>
            </w:r>
          </w:p>
        </w:tc>
      </w:tr>
      <w:tr w:rsidR="00036FC2" w:rsidRPr="00536CC9" w14:paraId="73CF5EDE" w14:textId="77777777" w:rsidTr="006962C4">
        <w:trPr>
          <w:trHeight w:val="211"/>
        </w:trPr>
        <w:tc>
          <w:tcPr>
            <w:tcW w:w="2525" w:type="dxa"/>
          </w:tcPr>
          <w:p w14:paraId="222705A8" w14:textId="77777777" w:rsidR="00036FC2" w:rsidRPr="00536CC9" w:rsidRDefault="00A03CE1" w:rsidP="00036FC2">
            <w:pPr>
              <w:rPr>
                <w:color w:val="404040"/>
                <w:szCs w:val="22"/>
              </w:rPr>
            </w:pPr>
            <w:r w:rsidRPr="00536CC9">
              <w:rPr>
                <w:b/>
                <w:color w:val="404040"/>
                <w:szCs w:val="22"/>
              </w:rPr>
              <w:t>C</w:t>
            </w:r>
            <w:r w:rsidR="00036FC2" w:rsidRPr="00536CC9">
              <w:rPr>
                <w:b/>
                <w:color w:val="404040"/>
                <w:szCs w:val="22"/>
              </w:rPr>
              <w:t>ontact No.</w:t>
            </w:r>
          </w:p>
        </w:tc>
        <w:tc>
          <w:tcPr>
            <w:tcW w:w="6745" w:type="dxa"/>
            <w:tcMar>
              <w:top w:w="70" w:type="dxa"/>
              <w:left w:w="80" w:type="dxa"/>
              <w:bottom w:w="70" w:type="dxa"/>
              <w:right w:w="80" w:type="dxa"/>
            </w:tcMar>
            <w:vAlign w:val="center"/>
          </w:tcPr>
          <w:p w14:paraId="4E10C12B" w14:textId="77777777" w:rsidR="00036FC2" w:rsidRPr="00536CC9" w:rsidRDefault="00036FC2" w:rsidP="00036FC2">
            <w:pPr>
              <w:rPr>
                <w:color w:val="404040"/>
                <w:szCs w:val="22"/>
              </w:rPr>
            </w:pPr>
            <w:r>
              <w:t>+8801747922747</w:t>
            </w:r>
          </w:p>
        </w:tc>
      </w:tr>
      <w:tr w:rsidR="00036FC2" w:rsidRPr="00536CC9" w14:paraId="05941588" w14:textId="77777777" w:rsidTr="00270627">
        <w:trPr>
          <w:trHeight w:val="211"/>
        </w:trPr>
        <w:tc>
          <w:tcPr>
            <w:tcW w:w="2525" w:type="dxa"/>
            <w:tcBorders>
              <w:bottom w:val="single" w:sz="4" w:space="0" w:color="auto"/>
            </w:tcBorders>
          </w:tcPr>
          <w:p w14:paraId="75775917" w14:textId="77777777" w:rsidR="00036FC2" w:rsidRDefault="00036FC2" w:rsidP="00036FC2">
            <w:pPr>
              <w:rPr>
                <w:color w:val="404040"/>
                <w:szCs w:val="22"/>
              </w:rPr>
            </w:pPr>
            <w:r w:rsidRPr="00536CC9">
              <w:rPr>
                <w:b/>
                <w:color w:val="404040"/>
                <w:szCs w:val="22"/>
              </w:rPr>
              <w:t>Research experience</w:t>
            </w:r>
          </w:p>
          <w:p w14:paraId="7EA1BDAA" w14:textId="77777777" w:rsidR="003B6AB1" w:rsidRPr="00536CC9" w:rsidRDefault="003B6AB1" w:rsidP="00036FC2">
            <w:pPr>
              <w:rPr>
                <w:color w:val="404040"/>
                <w:szCs w:val="22"/>
              </w:rPr>
            </w:pPr>
            <w:r>
              <w:rPr>
                <w:b/>
                <w:color w:val="404040"/>
                <w:szCs w:val="22"/>
              </w:rPr>
              <w:t>(Word limit: Max. 100)</w:t>
            </w:r>
          </w:p>
        </w:tc>
        <w:tc>
          <w:tcPr>
            <w:tcW w:w="6745" w:type="dxa"/>
            <w:tcBorders>
              <w:bottom w:val="single" w:sz="4" w:space="0" w:color="auto"/>
            </w:tcBorders>
            <w:tcMar>
              <w:top w:w="70" w:type="dxa"/>
              <w:left w:w="80" w:type="dxa"/>
              <w:bottom w:w="70" w:type="dxa"/>
              <w:right w:w="80" w:type="dxa"/>
            </w:tcMar>
            <w:vAlign w:val="center"/>
          </w:tcPr>
          <w:p w14:paraId="073A5D6F" w14:textId="77777777" w:rsidR="00955FFB" w:rsidRDefault="00036FC2" w:rsidP="00036FC2">
            <w:pPr>
              <w:jc w:val="both"/>
              <w:rPr>
                <w:ins w:id="50" w:author="Saifur Rahman" w:date="2026-09-03T22:16:00Z" w16du:dateUtc="2026-09-03T16:16:00Z"/>
              </w:rPr>
            </w:pPr>
            <w:del w:id="51" w:author="Saifur Rahman" w:date="2026-09-03T22:16:00Z" w16du:dateUtc="2026-09-03T16:16:00Z">
              <w:r w:rsidDel="00955FFB">
                <w:delText xml:space="preserve">Final-year undergraduate student in Computer Science and Engineering at BUET with an active interest in mechanistic interpretability of protein language models. Thesis under Dr. M. Saifur Rahman audits PTM-annotated sparse autoencoder features against wet-lab-validated PTM datasets. </w:delText>
              </w:r>
            </w:del>
          </w:p>
          <w:p w14:paraId="1DF61BC5" w14:textId="7C8A61E2" w:rsidR="00036FC2" w:rsidRPr="00536CC9" w:rsidRDefault="00955FFB" w:rsidP="00036FC2">
            <w:pPr>
              <w:jc w:val="both"/>
              <w:rPr>
                <w:color w:val="404040"/>
                <w:szCs w:val="22"/>
              </w:rPr>
            </w:pPr>
            <w:ins w:id="52" w:author="Saifur Rahman" w:date="2026-09-03T22:16:00Z" w16du:dateUtc="2026-09-03T16:16:00Z">
              <w:r>
                <w:t xml:space="preserve">1. </w:t>
              </w:r>
            </w:ins>
            <w:r w:rsidR="00036FC2">
              <w:t xml:space="preserve">Experienced in leakage-controlled evaluation workflows, NLP pipelines for hallucination detection via retrieval-augmented reranking, dialect-to-dialect translation across four Bengali dialects, admission-script OCR verification, and a DDoS prevention capstone for high-volume networks. </w:t>
            </w:r>
            <w:ins w:id="53" w:author="Saifur Rahman" w:date="2026-09-03T22:17:00Z" w16du:dateUtc="2026-09-03T16:17:00Z">
              <w:r>
                <w:t xml:space="preserve">2. </w:t>
              </w:r>
            </w:ins>
            <w:r w:rsidR="00036FC2">
              <w:t>Responsible for dataset curation, including Bengali dialect audio collection, and executing benchmarking pipelines. Champion, Bengali Long-Form ASR and Speaker Diarization datathon; runner-up, Bengali Olympiad Math Question Solving with LLMs.</w:t>
            </w:r>
          </w:p>
        </w:tc>
      </w:tr>
    </w:tbl>
    <w:p w14:paraId="1D0AC864" w14:textId="77777777" w:rsidR="0083161A" w:rsidRDefault="0083161A" w:rsidP="0094268E">
      <w:pPr>
        <w:rPr>
          <w:b/>
          <w:bCs/>
          <w:color w:val="404040"/>
        </w:rPr>
      </w:pPr>
    </w:p>
    <w:p w14:paraId="41B670D5" w14:textId="77777777" w:rsidR="001B704B" w:rsidRPr="00B0214A" w:rsidRDefault="001B704B" w:rsidP="00B0214A">
      <w:pPr>
        <w:jc w:val="both"/>
        <w:rPr>
          <w:color w:val="404040"/>
        </w:rPr>
      </w:pPr>
    </w:p>
    <w:p w14:paraId="0F136051" w14:textId="77777777" w:rsidR="001B704B" w:rsidRPr="00B0214A" w:rsidRDefault="001B704B" w:rsidP="00B0214A">
      <w:pPr>
        <w:jc w:val="both"/>
        <w:rPr>
          <w:color w:val="404040"/>
        </w:rPr>
      </w:pPr>
    </w:p>
    <w:sectPr w:rsidR="001B704B" w:rsidRPr="00B0214A" w:rsidSect="007D3122">
      <w:headerReference w:type="default" r:id="rId12"/>
      <w:footerReference w:type="even" r:id="rId13"/>
      <w:footerReference w:type="default" r:id="rId14"/>
      <w:pgSz w:w="11907" w:h="16839"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ifur Rahman" w:date="2026-09-03T22:04:00Z" w:initials="SR">
    <w:p w14:paraId="4FF9D870" w14:textId="77777777" w:rsidR="007D4B3A" w:rsidRDefault="007D4B3A" w:rsidP="007D4B3A">
      <w:pPr>
        <w:pStyle w:val="CommentText"/>
      </w:pPr>
      <w:r>
        <w:rPr>
          <w:rStyle w:val="CommentReference"/>
        </w:rPr>
        <w:annotationRef/>
      </w:r>
      <w:r>
        <w:rPr>
          <w:lang w:val="en-US"/>
        </w:rPr>
        <w:t>This is more of methodological step, not an objective.</w:t>
      </w:r>
    </w:p>
  </w:comment>
  <w:comment w:id="1" w:author="Saifur Rahman" w:date="2026-09-03T22:07:00Z" w:initials="SR">
    <w:p w14:paraId="145D87B5" w14:textId="77777777" w:rsidR="007D4B3A" w:rsidRDefault="007D4B3A" w:rsidP="007D4B3A">
      <w:pPr>
        <w:pStyle w:val="CommentText"/>
      </w:pPr>
      <w:r>
        <w:rPr>
          <w:rStyle w:val="CommentReference"/>
        </w:rPr>
        <w:annotationRef/>
      </w:r>
      <w:r>
        <w:rPr>
          <w:lang w:val="en-US"/>
        </w:rPr>
        <w:t>Drop the captions from objectives, Just start with To …</w:t>
      </w:r>
    </w:p>
    <w:p w14:paraId="632BE99E" w14:textId="77777777" w:rsidR="007D4B3A" w:rsidRDefault="007D4B3A" w:rsidP="007D4B3A">
      <w:pPr>
        <w:pStyle w:val="CommentText"/>
      </w:pPr>
    </w:p>
    <w:p w14:paraId="38EAC50E" w14:textId="77777777" w:rsidR="007D4B3A" w:rsidRDefault="007D4B3A" w:rsidP="007D4B3A">
      <w:pPr>
        <w:pStyle w:val="CommentText"/>
      </w:pPr>
      <w:r>
        <w:rPr>
          <w:lang w:val="en-US"/>
        </w:rPr>
        <w:t>Captions are welcome in your expected outcomes.</w:t>
      </w:r>
    </w:p>
  </w:comment>
  <w:comment w:id="17" w:author="Saifur Rahman" w:date="2026-09-03T22:08:00Z" w:initials="SR">
    <w:p w14:paraId="3E4BC530" w14:textId="77777777" w:rsidR="00846796" w:rsidRDefault="00846796" w:rsidP="00846796">
      <w:pPr>
        <w:pStyle w:val="CommentText"/>
      </w:pPr>
      <w:r>
        <w:rPr>
          <w:rStyle w:val="CommentReference"/>
        </w:rPr>
        <w:annotationRef/>
      </w:r>
      <w:r>
        <w:rPr>
          <w:lang w:val="en-US"/>
        </w:rPr>
        <w:t>Please align outcomes with objectives. Generally you have one outcome per objective.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9D870" w15:done="0"/>
  <w15:commentEx w15:paraId="38EAC50E" w15:paraIdParent="4FF9D870" w15:done="0"/>
  <w15:commentEx w15:paraId="3E4BC5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B68CD9" w16cex:dateUtc="2026-09-03T16:04:00Z"/>
  <w16cex:commentExtensible w16cex:durableId="22273126" w16cex:dateUtc="2026-09-03T16:07:00Z"/>
  <w16cex:commentExtensible w16cex:durableId="33B9F614" w16cex:dateUtc="2026-09-03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9D870" w16cid:durableId="39B68CD9"/>
  <w16cid:commentId w16cid:paraId="38EAC50E" w16cid:durableId="22273126"/>
  <w16cid:commentId w16cid:paraId="3E4BC530" w16cid:durableId="33B9F6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07F0D" w14:textId="77777777" w:rsidR="00300233" w:rsidRDefault="00300233">
      <w:r>
        <w:separator/>
      </w:r>
    </w:p>
  </w:endnote>
  <w:endnote w:type="continuationSeparator" w:id="0">
    <w:p w14:paraId="457E2566" w14:textId="77777777" w:rsidR="00300233" w:rsidRDefault="00300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3A1E" w14:textId="77777777" w:rsidR="00CF24A7" w:rsidRDefault="00CF24A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CB4EB6" w14:textId="77777777" w:rsidR="00CF24A7" w:rsidRDefault="00CF2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3129" w14:textId="77777777" w:rsidR="00CF24A7" w:rsidRPr="001E53ED" w:rsidRDefault="00CF24A7" w:rsidP="00434B73">
    <w:pPr>
      <w:pStyle w:val="Footer"/>
      <w:framePr w:wrap="around" w:vAnchor="text" w:hAnchor="page" w:x="10629" w:y="-68"/>
      <w:rPr>
        <w:rStyle w:val="PageNumber"/>
        <w:szCs w:val="22"/>
      </w:rPr>
    </w:pPr>
    <w:r w:rsidRPr="001E53ED">
      <w:rPr>
        <w:rStyle w:val="PageNumber"/>
        <w:szCs w:val="22"/>
      </w:rPr>
      <w:fldChar w:fldCharType="begin"/>
    </w:r>
    <w:r w:rsidRPr="001E53ED">
      <w:rPr>
        <w:rStyle w:val="PageNumber"/>
        <w:szCs w:val="22"/>
      </w:rPr>
      <w:instrText xml:space="preserve">PAGE  </w:instrText>
    </w:r>
    <w:r w:rsidRPr="001E53ED">
      <w:rPr>
        <w:rStyle w:val="PageNumber"/>
        <w:szCs w:val="22"/>
      </w:rPr>
      <w:fldChar w:fldCharType="separate"/>
    </w:r>
    <w:r w:rsidR="00C90385">
      <w:rPr>
        <w:rStyle w:val="PageNumber"/>
        <w:noProof/>
        <w:szCs w:val="22"/>
      </w:rPr>
      <w:t>3</w:t>
    </w:r>
    <w:r w:rsidRPr="001E53ED">
      <w:rPr>
        <w:rStyle w:val="PageNumber"/>
        <w:szCs w:val="22"/>
      </w:rPr>
      <w:fldChar w:fldCharType="end"/>
    </w:r>
  </w:p>
  <w:p w14:paraId="6FD3CD74" w14:textId="77777777" w:rsidR="00CF24A7" w:rsidRPr="00B0214A" w:rsidRDefault="00CF24A7" w:rsidP="00A5503B">
    <w:pPr>
      <w:pStyle w:val="Footer"/>
      <w:tabs>
        <w:tab w:val="clear" w:pos="8640"/>
        <w:tab w:val="right" w:pos="9360"/>
      </w:tabs>
      <w:jc w:val="right"/>
      <w:rPr>
        <w:b/>
        <w:color w:val="FF0000"/>
        <w:sz w:val="16"/>
        <w:szCs w:val="16"/>
      </w:rPr>
    </w:pPr>
    <w:r w:rsidRPr="00B0214A">
      <w:rPr>
        <w:sz w:val="20"/>
        <w:szCs w:val="20"/>
      </w:rPr>
      <w:t>For queries</w:t>
    </w:r>
    <w:r w:rsidR="002C282B">
      <w:rPr>
        <w:sz w:val="20"/>
        <w:szCs w:val="20"/>
      </w:rPr>
      <w:t>,</w:t>
    </w:r>
    <w:r w:rsidRPr="00B0214A">
      <w:rPr>
        <w:sz w:val="20"/>
        <w:szCs w:val="20"/>
      </w:rPr>
      <w:t xml:space="preserve"> </w:t>
    </w:r>
    <w:r w:rsidR="004B17F0">
      <w:rPr>
        <w:sz w:val="20"/>
        <w:szCs w:val="20"/>
      </w:rPr>
      <w:t xml:space="preserve">please </w:t>
    </w:r>
    <w:r w:rsidRPr="00B0214A">
      <w:rPr>
        <w:sz w:val="20"/>
        <w:szCs w:val="20"/>
      </w:rPr>
      <w:t xml:space="preserve">contact </w:t>
    </w:r>
    <w:hyperlink r:id="rId1" w:history="1">
      <w:r w:rsidR="001D2C71" w:rsidRPr="00203882">
        <w:rPr>
          <w:rStyle w:val="Hyperlink"/>
          <w:sz w:val="20"/>
          <w:szCs w:val="20"/>
        </w:rPr>
        <w:t>office@rise.buet.ac.bd</w:t>
      </w:r>
    </w:hyperlink>
    <w:r w:rsidRPr="00B0214A">
      <w:rPr>
        <w:sz w:val="20"/>
        <w:szCs w:val="20"/>
      </w:rPr>
      <w:t xml:space="preserve"> </w:t>
    </w:r>
    <w:r w:rsidRPr="00B0214A">
      <w:rPr>
        <w:sz w:val="20"/>
        <w:szCs w:val="20"/>
      </w:rPr>
      <w:tab/>
    </w:r>
    <w:r w:rsidRPr="00B0214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6618C" w14:textId="77777777" w:rsidR="00300233" w:rsidRDefault="00300233">
      <w:r>
        <w:separator/>
      </w:r>
    </w:p>
  </w:footnote>
  <w:footnote w:type="continuationSeparator" w:id="0">
    <w:p w14:paraId="6374621B" w14:textId="77777777" w:rsidR="00300233" w:rsidRDefault="00300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0629" w14:textId="77777777" w:rsidR="00CF24A7" w:rsidRPr="00434B73" w:rsidRDefault="00CF24A7" w:rsidP="007E5862">
    <w:pPr>
      <w:pStyle w:val="Header"/>
      <w:jc w:val="right"/>
      <w:rPr>
        <w:rFonts w:ascii="Calibri" w:hAnsi="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hybridMultilevel"/>
    <w:tmpl w:val="0000000E"/>
    <w:lvl w:ilvl="0" w:tplc="00000515">
      <w:start w:val="1"/>
      <w:numFmt w:val="bullet"/>
      <w:lvlText w:val="•"/>
      <w:lvlJc w:val="left"/>
      <w:pPr>
        <w:ind w:left="720" w:hanging="360"/>
      </w:pPr>
    </w:lvl>
    <w:lvl w:ilvl="1" w:tplc="000005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191890"/>
    <w:multiLevelType w:val="multilevel"/>
    <w:tmpl w:val="3132C900"/>
    <w:lvl w:ilvl="0">
      <w:start w:val="6"/>
      <w:numFmt w:val="decimal"/>
      <w:lvlText w:val="%1."/>
      <w:lvlJc w:val="left"/>
      <w:pPr>
        <w:tabs>
          <w:tab w:val="num" w:pos="567"/>
        </w:tabs>
        <w:ind w:left="567" w:hanging="567"/>
      </w:pPr>
      <w:rPr>
        <w:rFonts w:ascii="Arial" w:hAnsi="Arial" w:hint="default"/>
        <w:b/>
        <w:i w:val="0"/>
        <w:sz w:val="24"/>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 w15:restartNumberingAfterBreak="0">
    <w:nsid w:val="0C345C81"/>
    <w:multiLevelType w:val="hybridMultilevel"/>
    <w:tmpl w:val="8DC65798"/>
    <w:lvl w:ilvl="0" w:tplc="D7906D8A">
      <w:start w:val="12"/>
      <w:numFmt w:val="decimal"/>
      <w:lvlText w:val="%1."/>
      <w:lvlJc w:val="left"/>
      <w:pPr>
        <w:tabs>
          <w:tab w:val="num" w:pos="567"/>
        </w:tabs>
        <w:ind w:left="567" w:hanging="567"/>
      </w:pPr>
      <w:rPr>
        <w:rFonts w:ascii="Cambria" w:hAnsi="Cambria" w:hint="default"/>
        <w:b/>
        <w:i w:val="0"/>
        <w:sz w:val="24"/>
        <w:szCs w:val="24"/>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9662183"/>
    <w:multiLevelType w:val="hybridMultilevel"/>
    <w:tmpl w:val="2EC82F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E3A4EF9"/>
    <w:multiLevelType w:val="hybridMultilevel"/>
    <w:tmpl w:val="AF2827DC"/>
    <w:lvl w:ilvl="0" w:tplc="56A09FA2">
      <w:start w:val="1"/>
      <w:numFmt w:val="decimal"/>
      <w:lvlText w:val="%1."/>
      <w:lvlJc w:val="left"/>
      <w:pPr>
        <w:tabs>
          <w:tab w:val="num" w:pos="3207"/>
        </w:tabs>
        <w:ind w:left="3207" w:hanging="567"/>
      </w:pPr>
      <w:rPr>
        <w:rFonts w:ascii="Times New Roman Bold" w:hAnsi="Times New Roman Bold" w:hint="default"/>
        <w:b/>
        <w:i w:val="0"/>
        <w:sz w:val="24"/>
        <w:szCs w:val="24"/>
      </w:rPr>
    </w:lvl>
    <w:lvl w:ilvl="1" w:tplc="545821E0">
      <w:start w:val="1"/>
      <w:numFmt w:val="lowerLetter"/>
      <w:lvlText w:val="%2)"/>
      <w:lvlJc w:val="left"/>
      <w:pPr>
        <w:tabs>
          <w:tab w:val="num" w:pos="3774"/>
        </w:tabs>
        <w:ind w:left="3774" w:hanging="567"/>
      </w:pPr>
      <w:rPr>
        <w:rFonts w:hint="default"/>
      </w:rPr>
    </w:lvl>
    <w:lvl w:ilvl="2" w:tplc="F1EECADA">
      <w:start w:val="1"/>
      <w:numFmt w:val="lowerRoman"/>
      <w:lvlText w:val="%3."/>
      <w:lvlJc w:val="right"/>
      <w:pPr>
        <w:tabs>
          <w:tab w:val="num" w:pos="3207"/>
        </w:tabs>
        <w:ind w:left="3207" w:hanging="567"/>
      </w:pPr>
      <w:rPr>
        <w:rFonts w:hint="default"/>
      </w:rPr>
    </w:lvl>
    <w:lvl w:ilvl="3" w:tplc="0409000F" w:tentative="1">
      <w:start w:val="1"/>
      <w:numFmt w:val="decimal"/>
      <w:lvlText w:val="%4."/>
      <w:lvlJc w:val="left"/>
      <w:pPr>
        <w:tabs>
          <w:tab w:val="num" w:pos="5520"/>
        </w:tabs>
        <w:ind w:left="5520" w:hanging="360"/>
      </w:pPr>
    </w:lvl>
    <w:lvl w:ilvl="4" w:tplc="04090019" w:tentative="1">
      <w:start w:val="1"/>
      <w:numFmt w:val="lowerLetter"/>
      <w:lvlText w:val="%5."/>
      <w:lvlJc w:val="left"/>
      <w:pPr>
        <w:tabs>
          <w:tab w:val="num" w:pos="6240"/>
        </w:tabs>
        <w:ind w:left="6240" w:hanging="360"/>
      </w:pPr>
    </w:lvl>
    <w:lvl w:ilvl="5" w:tplc="0409001B" w:tentative="1">
      <w:start w:val="1"/>
      <w:numFmt w:val="lowerRoman"/>
      <w:lvlText w:val="%6."/>
      <w:lvlJc w:val="right"/>
      <w:pPr>
        <w:tabs>
          <w:tab w:val="num" w:pos="6960"/>
        </w:tabs>
        <w:ind w:left="6960" w:hanging="180"/>
      </w:pPr>
    </w:lvl>
    <w:lvl w:ilvl="6" w:tplc="0409000F" w:tentative="1">
      <w:start w:val="1"/>
      <w:numFmt w:val="decimal"/>
      <w:lvlText w:val="%7."/>
      <w:lvlJc w:val="left"/>
      <w:pPr>
        <w:tabs>
          <w:tab w:val="num" w:pos="7680"/>
        </w:tabs>
        <w:ind w:left="7680" w:hanging="360"/>
      </w:pPr>
    </w:lvl>
    <w:lvl w:ilvl="7" w:tplc="04090019" w:tentative="1">
      <w:start w:val="1"/>
      <w:numFmt w:val="lowerLetter"/>
      <w:lvlText w:val="%8."/>
      <w:lvlJc w:val="left"/>
      <w:pPr>
        <w:tabs>
          <w:tab w:val="num" w:pos="8400"/>
        </w:tabs>
        <w:ind w:left="8400" w:hanging="360"/>
      </w:pPr>
    </w:lvl>
    <w:lvl w:ilvl="8" w:tplc="0409001B" w:tentative="1">
      <w:start w:val="1"/>
      <w:numFmt w:val="lowerRoman"/>
      <w:lvlText w:val="%9."/>
      <w:lvlJc w:val="right"/>
      <w:pPr>
        <w:tabs>
          <w:tab w:val="num" w:pos="9120"/>
        </w:tabs>
        <w:ind w:left="9120" w:hanging="180"/>
      </w:pPr>
    </w:lvl>
  </w:abstractNum>
  <w:abstractNum w:abstractNumId="5" w15:restartNumberingAfterBreak="0">
    <w:nsid w:val="226539A2"/>
    <w:multiLevelType w:val="multilevel"/>
    <w:tmpl w:val="A98600B6"/>
    <w:lvl w:ilvl="0">
      <w:start w:val="1"/>
      <w:numFmt w:val="decimal"/>
      <w:lvlText w:val="[%1]."/>
      <w:lvlJc w:val="left"/>
      <w:pPr>
        <w:tabs>
          <w:tab w:val="num" w:pos="567"/>
        </w:tabs>
        <w:ind w:left="567" w:hanging="567"/>
      </w:pPr>
      <w:rPr>
        <w:rFonts w:ascii="Arial" w:hAnsi="Arial" w:hint="default"/>
        <w:b w:val="0"/>
        <w:i w:val="0"/>
        <w:sz w:val="24"/>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243D637D"/>
    <w:multiLevelType w:val="multilevel"/>
    <w:tmpl w:val="7A964A4E"/>
    <w:lvl w:ilvl="0">
      <w:start w:val="1"/>
      <w:numFmt w:val="none"/>
      <w:lvlText w:val="10."/>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7" w15:restartNumberingAfterBreak="0">
    <w:nsid w:val="27477AA6"/>
    <w:multiLevelType w:val="hybridMultilevel"/>
    <w:tmpl w:val="060C7A98"/>
    <w:lvl w:ilvl="0" w:tplc="726AE54C">
      <w:start w:val="51"/>
      <w:numFmt w:val="decimal"/>
      <w:lvlText w:val="[%1]"/>
      <w:lvlJc w:val="left"/>
      <w:pPr>
        <w:tabs>
          <w:tab w:val="num" w:pos="720"/>
        </w:tabs>
        <w:ind w:left="720" w:hanging="360"/>
      </w:pPr>
      <w:rPr>
        <w:rFonts w:hint="default"/>
        <w:color w:val="FF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9D17AA0"/>
    <w:multiLevelType w:val="hybridMultilevel"/>
    <w:tmpl w:val="35A68B98"/>
    <w:lvl w:ilvl="0" w:tplc="5028A7C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AEC5C55"/>
    <w:multiLevelType w:val="hybridMultilevel"/>
    <w:tmpl w:val="5B7AE1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B0171C7"/>
    <w:multiLevelType w:val="hybridMultilevel"/>
    <w:tmpl w:val="067069BC"/>
    <w:lvl w:ilvl="0" w:tplc="77E637B8">
      <w:start w:val="1"/>
      <w:numFmt w:val="lowerRoman"/>
      <w:lvlText w:val="(%1)"/>
      <w:lvlJc w:val="left"/>
      <w:pPr>
        <w:ind w:left="1146" w:hanging="72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370035C5"/>
    <w:multiLevelType w:val="hybridMultilevel"/>
    <w:tmpl w:val="90FCBB8E"/>
    <w:lvl w:ilvl="0" w:tplc="AF18DD1E">
      <w:start w:val="9"/>
      <w:numFmt w:val="decimal"/>
      <w:lvlText w:val="%1."/>
      <w:lvlJc w:val="left"/>
      <w:pPr>
        <w:tabs>
          <w:tab w:val="num" w:pos="567"/>
        </w:tabs>
        <w:ind w:left="567" w:hanging="567"/>
      </w:pPr>
      <w:rPr>
        <w:rFonts w:ascii="Cambria" w:hAnsi="Cambria" w:hint="default"/>
        <w:b/>
        <w:i w:val="0"/>
        <w:sz w:val="24"/>
        <w:szCs w:val="24"/>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417C6BE4"/>
    <w:multiLevelType w:val="hybridMultilevel"/>
    <w:tmpl w:val="AE4A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02EEF"/>
    <w:multiLevelType w:val="hybridMultilevel"/>
    <w:tmpl w:val="91F4DD30"/>
    <w:lvl w:ilvl="0" w:tplc="6B5AD58E">
      <w:start w:val="1"/>
      <w:numFmt w:val="decimal"/>
      <w:lvlText w:val="[%1]"/>
      <w:lvlJc w:val="left"/>
      <w:pPr>
        <w:tabs>
          <w:tab w:val="num" w:pos="567"/>
        </w:tabs>
        <w:ind w:left="567" w:hanging="567"/>
      </w:pPr>
      <w:rPr>
        <w:rFonts w:ascii="Arial" w:hAnsi="Arial" w:hint="default"/>
        <w:b w:val="0"/>
        <w:i w:val="0"/>
        <w:sz w:val="24"/>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CA5994"/>
    <w:multiLevelType w:val="multilevel"/>
    <w:tmpl w:val="AC9A2E22"/>
    <w:lvl w:ilvl="0">
      <w:start w:val="1"/>
      <w:numFmt w:val="decimal"/>
      <w:lvlText w:val="%1."/>
      <w:lvlJc w:val="left"/>
      <w:pPr>
        <w:tabs>
          <w:tab w:val="num" w:pos="3207"/>
        </w:tabs>
        <w:ind w:left="3207" w:hanging="567"/>
      </w:pPr>
      <w:rPr>
        <w:rFonts w:ascii="Cambria" w:hAnsi="Cambria" w:hint="default"/>
        <w:b/>
        <w:i w:val="0"/>
        <w:sz w:val="24"/>
      </w:rPr>
    </w:lvl>
    <w:lvl w:ilvl="1">
      <w:start w:val="1"/>
      <w:numFmt w:val="lowerLetter"/>
      <w:lvlText w:val="%2)"/>
      <w:lvlJc w:val="left"/>
      <w:pPr>
        <w:tabs>
          <w:tab w:val="num" w:pos="3774"/>
        </w:tabs>
        <w:ind w:left="3774" w:hanging="567"/>
      </w:pPr>
      <w:rPr>
        <w:rFonts w:hint="default"/>
      </w:rPr>
    </w:lvl>
    <w:lvl w:ilvl="2">
      <w:start w:val="1"/>
      <w:numFmt w:val="lowerRoman"/>
      <w:lvlText w:val="%3."/>
      <w:lvlJc w:val="right"/>
      <w:pPr>
        <w:tabs>
          <w:tab w:val="num" w:pos="3207"/>
        </w:tabs>
        <w:ind w:left="3207" w:hanging="567"/>
      </w:pPr>
      <w:rPr>
        <w:rFonts w:hint="default"/>
      </w:rPr>
    </w:lvl>
    <w:lvl w:ilvl="3">
      <w:start w:val="1"/>
      <w:numFmt w:val="decimal"/>
      <w:lvlText w:val="%4."/>
      <w:lvlJc w:val="left"/>
      <w:pPr>
        <w:tabs>
          <w:tab w:val="num" w:pos="5520"/>
        </w:tabs>
        <w:ind w:left="5520" w:hanging="360"/>
      </w:pPr>
    </w:lvl>
    <w:lvl w:ilvl="4">
      <w:start w:val="1"/>
      <w:numFmt w:val="lowerLetter"/>
      <w:lvlText w:val="%5."/>
      <w:lvlJc w:val="left"/>
      <w:pPr>
        <w:tabs>
          <w:tab w:val="num" w:pos="6240"/>
        </w:tabs>
        <w:ind w:left="6240" w:hanging="360"/>
      </w:pPr>
    </w:lvl>
    <w:lvl w:ilvl="5">
      <w:start w:val="1"/>
      <w:numFmt w:val="lowerRoman"/>
      <w:lvlText w:val="%6."/>
      <w:lvlJc w:val="right"/>
      <w:pPr>
        <w:tabs>
          <w:tab w:val="num" w:pos="6960"/>
        </w:tabs>
        <w:ind w:left="6960" w:hanging="180"/>
      </w:pPr>
    </w:lvl>
    <w:lvl w:ilvl="6">
      <w:start w:val="1"/>
      <w:numFmt w:val="decimal"/>
      <w:lvlText w:val="%7."/>
      <w:lvlJc w:val="left"/>
      <w:pPr>
        <w:tabs>
          <w:tab w:val="num" w:pos="7680"/>
        </w:tabs>
        <w:ind w:left="7680" w:hanging="360"/>
      </w:pPr>
    </w:lvl>
    <w:lvl w:ilvl="7">
      <w:start w:val="1"/>
      <w:numFmt w:val="lowerLetter"/>
      <w:lvlText w:val="%8."/>
      <w:lvlJc w:val="left"/>
      <w:pPr>
        <w:tabs>
          <w:tab w:val="num" w:pos="8400"/>
        </w:tabs>
        <w:ind w:left="8400" w:hanging="360"/>
      </w:pPr>
    </w:lvl>
    <w:lvl w:ilvl="8">
      <w:start w:val="1"/>
      <w:numFmt w:val="lowerRoman"/>
      <w:lvlText w:val="%9."/>
      <w:lvlJc w:val="right"/>
      <w:pPr>
        <w:tabs>
          <w:tab w:val="num" w:pos="9120"/>
        </w:tabs>
        <w:ind w:left="9120" w:hanging="180"/>
      </w:pPr>
    </w:lvl>
  </w:abstractNum>
  <w:abstractNum w:abstractNumId="15" w15:restartNumberingAfterBreak="0">
    <w:nsid w:val="5C3B0D6E"/>
    <w:multiLevelType w:val="hybridMultilevel"/>
    <w:tmpl w:val="CE9CCDB4"/>
    <w:lvl w:ilvl="0" w:tplc="431254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E65A8"/>
    <w:multiLevelType w:val="hybridMultilevel"/>
    <w:tmpl w:val="7A964A4E"/>
    <w:lvl w:ilvl="0" w:tplc="D4347708">
      <w:start w:val="1"/>
      <w:numFmt w:val="none"/>
      <w:lvlText w:val="10."/>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6891563A"/>
    <w:multiLevelType w:val="hybridMultilevel"/>
    <w:tmpl w:val="75F0E46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6E421F2B"/>
    <w:multiLevelType w:val="hybridMultilevel"/>
    <w:tmpl w:val="C6983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A16CA7"/>
    <w:multiLevelType w:val="hybridMultilevel"/>
    <w:tmpl w:val="604A5F40"/>
    <w:lvl w:ilvl="0" w:tplc="5C08337C">
      <w:start w:val="9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57844E1"/>
    <w:multiLevelType w:val="hybridMultilevel"/>
    <w:tmpl w:val="E408CA20"/>
    <w:lvl w:ilvl="0" w:tplc="9FA4FCF0">
      <w:start w:val="7"/>
      <w:numFmt w:val="decimal"/>
      <w:lvlText w:val="%1."/>
      <w:lvlJc w:val="left"/>
      <w:pPr>
        <w:tabs>
          <w:tab w:val="num" w:pos="567"/>
        </w:tabs>
        <w:ind w:left="567" w:hanging="567"/>
      </w:pPr>
      <w:rPr>
        <w:rFonts w:ascii="Arial" w:hAnsi="Arial" w:hint="default"/>
        <w:b/>
        <w:i w:val="0"/>
        <w:sz w:val="24"/>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766E2237"/>
    <w:multiLevelType w:val="hybridMultilevel"/>
    <w:tmpl w:val="3C588F3C"/>
    <w:lvl w:ilvl="0" w:tplc="5712E636">
      <w:start w:val="10"/>
      <w:numFmt w:val="decimal"/>
      <w:lvlText w:val="%1."/>
      <w:lvlJc w:val="left"/>
      <w:pPr>
        <w:tabs>
          <w:tab w:val="num" w:pos="567"/>
        </w:tabs>
        <w:ind w:left="567" w:hanging="567"/>
      </w:pPr>
      <w:rPr>
        <w:rFonts w:ascii="Cambria" w:hAnsi="Cambria" w:hint="default"/>
        <w:b/>
        <w:i w:val="0"/>
        <w:sz w:val="24"/>
        <w:szCs w:val="24"/>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7F5B1A0C"/>
    <w:multiLevelType w:val="hybridMultilevel"/>
    <w:tmpl w:val="48404F08"/>
    <w:lvl w:ilvl="0" w:tplc="3CE2309A">
      <w:start w:val="1"/>
      <w:numFmt w:val="upperLetter"/>
      <w:pStyle w:val="Heading9"/>
      <w:lvlText w:val="%1."/>
      <w:lvlJc w:val="left"/>
      <w:pPr>
        <w:tabs>
          <w:tab w:val="num" w:pos="567"/>
        </w:tabs>
        <w:ind w:left="567" w:hanging="567"/>
      </w:pPr>
      <w:rPr>
        <w:rFonts w:ascii="Arial" w:hAnsi="Arial" w:hint="default"/>
        <w:b/>
        <w:i w:val="0"/>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77431245">
    <w:abstractNumId w:val="4"/>
  </w:num>
  <w:num w:numId="2" w16cid:durableId="1681812074">
    <w:abstractNumId w:val="22"/>
  </w:num>
  <w:num w:numId="3" w16cid:durableId="1308054761">
    <w:abstractNumId w:val="13"/>
  </w:num>
  <w:num w:numId="4" w16cid:durableId="224995947">
    <w:abstractNumId w:val="20"/>
  </w:num>
  <w:num w:numId="5" w16cid:durableId="219679942">
    <w:abstractNumId w:val="11"/>
  </w:num>
  <w:num w:numId="6" w16cid:durableId="1603879880">
    <w:abstractNumId w:val="16"/>
  </w:num>
  <w:num w:numId="7" w16cid:durableId="647900202">
    <w:abstractNumId w:val="21"/>
  </w:num>
  <w:num w:numId="8" w16cid:durableId="1963028734">
    <w:abstractNumId w:val="1"/>
  </w:num>
  <w:num w:numId="9" w16cid:durableId="965349568">
    <w:abstractNumId w:val="6"/>
  </w:num>
  <w:num w:numId="10" w16cid:durableId="164174990">
    <w:abstractNumId w:val="2"/>
  </w:num>
  <w:num w:numId="11" w16cid:durableId="794569151">
    <w:abstractNumId w:val="5"/>
  </w:num>
  <w:num w:numId="12" w16cid:durableId="2055228075">
    <w:abstractNumId w:val="3"/>
  </w:num>
  <w:num w:numId="13" w16cid:durableId="771972679">
    <w:abstractNumId w:val="7"/>
  </w:num>
  <w:num w:numId="14" w16cid:durableId="571232799">
    <w:abstractNumId w:val="9"/>
  </w:num>
  <w:num w:numId="15" w16cid:durableId="973100884">
    <w:abstractNumId w:val="19"/>
  </w:num>
  <w:num w:numId="16" w16cid:durableId="81149443">
    <w:abstractNumId w:val="14"/>
  </w:num>
  <w:num w:numId="17" w16cid:durableId="829293978">
    <w:abstractNumId w:val="8"/>
  </w:num>
  <w:num w:numId="18" w16cid:durableId="1238054270">
    <w:abstractNumId w:val="15"/>
  </w:num>
  <w:num w:numId="19" w16cid:durableId="64303052">
    <w:abstractNumId w:val="10"/>
  </w:num>
  <w:num w:numId="20" w16cid:durableId="146673741">
    <w:abstractNumId w:val="17"/>
  </w:num>
  <w:num w:numId="21" w16cid:durableId="587272663">
    <w:abstractNumId w:val="0"/>
  </w:num>
  <w:num w:numId="22" w16cid:durableId="1969896506">
    <w:abstractNumId w:val="12"/>
  </w:num>
  <w:num w:numId="23" w16cid:durableId="1162354206">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ifur Rahman">
    <w15:presenceInfo w15:providerId="Windows Live" w15:userId="ceb406459d9366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displayVerticalDrawingGridEvery w:val="2"/>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5D9E"/>
    <w:rsid w:val="000027B7"/>
    <w:rsid w:val="00003ABF"/>
    <w:rsid w:val="000050C3"/>
    <w:rsid w:val="00005B4D"/>
    <w:rsid w:val="00007538"/>
    <w:rsid w:val="00015585"/>
    <w:rsid w:val="0001587F"/>
    <w:rsid w:val="00017450"/>
    <w:rsid w:val="00017735"/>
    <w:rsid w:val="00022870"/>
    <w:rsid w:val="00022F13"/>
    <w:rsid w:val="00026AD6"/>
    <w:rsid w:val="00027493"/>
    <w:rsid w:val="00034327"/>
    <w:rsid w:val="00036FC2"/>
    <w:rsid w:val="00037794"/>
    <w:rsid w:val="00043407"/>
    <w:rsid w:val="00043E8E"/>
    <w:rsid w:val="00044ED2"/>
    <w:rsid w:val="00045A40"/>
    <w:rsid w:val="00047043"/>
    <w:rsid w:val="0005182C"/>
    <w:rsid w:val="0005572D"/>
    <w:rsid w:val="00056E8D"/>
    <w:rsid w:val="00057821"/>
    <w:rsid w:val="000713C5"/>
    <w:rsid w:val="00072040"/>
    <w:rsid w:val="00075DA9"/>
    <w:rsid w:val="0007643B"/>
    <w:rsid w:val="00077C36"/>
    <w:rsid w:val="00083FE0"/>
    <w:rsid w:val="000846BD"/>
    <w:rsid w:val="00084C02"/>
    <w:rsid w:val="0008543D"/>
    <w:rsid w:val="00087DF3"/>
    <w:rsid w:val="00092D0F"/>
    <w:rsid w:val="00092F3C"/>
    <w:rsid w:val="00096BDB"/>
    <w:rsid w:val="000A45B9"/>
    <w:rsid w:val="000A6F34"/>
    <w:rsid w:val="000A7BAF"/>
    <w:rsid w:val="000B0FD9"/>
    <w:rsid w:val="000B5FFA"/>
    <w:rsid w:val="000B7473"/>
    <w:rsid w:val="000C32B6"/>
    <w:rsid w:val="000C4EED"/>
    <w:rsid w:val="000D01B5"/>
    <w:rsid w:val="000D1BB4"/>
    <w:rsid w:val="000D2EFB"/>
    <w:rsid w:val="000D32AF"/>
    <w:rsid w:val="000D3953"/>
    <w:rsid w:val="000D5AAF"/>
    <w:rsid w:val="000D7705"/>
    <w:rsid w:val="000E0215"/>
    <w:rsid w:val="000E2125"/>
    <w:rsid w:val="000E48E2"/>
    <w:rsid w:val="000F2EEC"/>
    <w:rsid w:val="00104B8B"/>
    <w:rsid w:val="00115B1C"/>
    <w:rsid w:val="001206A9"/>
    <w:rsid w:val="00121061"/>
    <w:rsid w:val="00125E3B"/>
    <w:rsid w:val="00125EE9"/>
    <w:rsid w:val="001262B0"/>
    <w:rsid w:val="0012792B"/>
    <w:rsid w:val="001362E3"/>
    <w:rsid w:val="00144270"/>
    <w:rsid w:val="0015087B"/>
    <w:rsid w:val="00151EF2"/>
    <w:rsid w:val="00154332"/>
    <w:rsid w:val="001543F4"/>
    <w:rsid w:val="00154BD9"/>
    <w:rsid w:val="0015520E"/>
    <w:rsid w:val="0015558F"/>
    <w:rsid w:val="00155D0B"/>
    <w:rsid w:val="0015629D"/>
    <w:rsid w:val="001648FD"/>
    <w:rsid w:val="00166CED"/>
    <w:rsid w:val="001671B5"/>
    <w:rsid w:val="00180DC5"/>
    <w:rsid w:val="001834EB"/>
    <w:rsid w:val="00190456"/>
    <w:rsid w:val="0019211E"/>
    <w:rsid w:val="00192D86"/>
    <w:rsid w:val="00194246"/>
    <w:rsid w:val="00195E8F"/>
    <w:rsid w:val="00196C42"/>
    <w:rsid w:val="001A282B"/>
    <w:rsid w:val="001A505A"/>
    <w:rsid w:val="001A64B4"/>
    <w:rsid w:val="001A7464"/>
    <w:rsid w:val="001B21C0"/>
    <w:rsid w:val="001B4F29"/>
    <w:rsid w:val="001B704B"/>
    <w:rsid w:val="001B7D89"/>
    <w:rsid w:val="001C0393"/>
    <w:rsid w:val="001C12A9"/>
    <w:rsid w:val="001C69B3"/>
    <w:rsid w:val="001D2675"/>
    <w:rsid w:val="001D2A07"/>
    <w:rsid w:val="001D2C71"/>
    <w:rsid w:val="001D4679"/>
    <w:rsid w:val="001D5A2E"/>
    <w:rsid w:val="001D75AB"/>
    <w:rsid w:val="001E28F3"/>
    <w:rsid w:val="001E34E1"/>
    <w:rsid w:val="001E53ED"/>
    <w:rsid w:val="001F0B1C"/>
    <w:rsid w:val="001F12B2"/>
    <w:rsid w:val="001F1DA9"/>
    <w:rsid w:val="001F2DFA"/>
    <w:rsid w:val="001F718C"/>
    <w:rsid w:val="001F7C13"/>
    <w:rsid w:val="002023E5"/>
    <w:rsid w:val="002032B7"/>
    <w:rsid w:val="0020410E"/>
    <w:rsid w:val="00207337"/>
    <w:rsid w:val="00210783"/>
    <w:rsid w:val="00211366"/>
    <w:rsid w:val="002133B0"/>
    <w:rsid w:val="00213CA5"/>
    <w:rsid w:val="00214008"/>
    <w:rsid w:val="002176D9"/>
    <w:rsid w:val="00221D09"/>
    <w:rsid w:val="00224FF0"/>
    <w:rsid w:val="00225D9E"/>
    <w:rsid w:val="00241281"/>
    <w:rsid w:val="00244C10"/>
    <w:rsid w:val="002459A9"/>
    <w:rsid w:val="00247BAD"/>
    <w:rsid w:val="002541FF"/>
    <w:rsid w:val="00261412"/>
    <w:rsid w:val="00262A0B"/>
    <w:rsid w:val="0026437A"/>
    <w:rsid w:val="00264BFA"/>
    <w:rsid w:val="00265C61"/>
    <w:rsid w:val="00270627"/>
    <w:rsid w:val="002716A9"/>
    <w:rsid w:val="00272A04"/>
    <w:rsid w:val="002746EC"/>
    <w:rsid w:val="00277AAA"/>
    <w:rsid w:val="002810BC"/>
    <w:rsid w:val="00283771"/>
    <w:rsid w:val="00285F3E"/>
    <w:rsid w:val="00290211"/>
    <w:rsid w:val="00295059"/>
    <w:rsid w:val="002A07D0"/>
    <w:rsid w:val="002A39F8"/>
    <w:rsid w:val="002A3AC0"/>
    <w:rsid w:val="002B1B61"/>
    <w:rsid w:val="002B5B51"/>
    <w:rsid w:val="002B6666"/>
    <w:rsid w:val="002B6AB6"/>
    <w:rsid w:val="002B6E27"/>
    <w:rsid w:val="002B72AE"/>
    <w:rsid w:val="002B7408"/>
    <w:rsid w:val="002C02DC"/>
    <w:rsid w:val="002C1408"/>
    <w:rsid w:val="002C255F"/>
    <w:rsid w:val="002C282B"/>
    <w:rsid w:val="002C74AF"/>
    <w:rsid w:val="002D0DB0"/>
    <w:rsid w:val="002D119E"/>
    <w:rsid w:val="002D23C4"/>
    <w:rsid w:val="002D3682"/>
    <w:rsid w:val="002E179E"/>
    <w:rsid w:val="002E4F31"/>
    <w:rsid w:val="002F3C7A"/>
    <w:rsid w:val="002F5028"/>
    <w:rsid w:val="002F73B5"/>
    <w:rsid w:val="00300233"/>
    <w:rsid w:val="00304DC0"/>
    <w:rsid w:val="00306A86"/>
    <w:rsid w:val="00306C2C"/>
    <w:rsid w:val="003147AA"/>
    <w:rsid w:val="00317A85"/>
    <w:rsid w:val="00322818"/>
    <w:rsid w:val="003231F3"/>
    <w:rsid w:val="003238B0"/>
    <w:rsid w:val="00327CDA"/>
    <w:rsid w:val="00332D32"/>
    <w:rsid w:val="0033477B"/>
    <w:rsid w:val="0033477D"/>
    <w:rsid w:val="003357D4"/>
    <w:rsid w:val="003428FA"/>
    <w:rsid w:val="00342AF1"/>
    <w:rsid w:val="00343C1C"/>
    <w:rsid w:val="00347B0A"/>
    <w:rsid w:val="0035170D"/>
    <w:rsid w:val="003517A1"/>
    <w:rsid w:val="003529D6"/>
    <w:rsid w:val="00353444"/>
    <w:rsid w:val="00354AFF"/>
    <w:rsid w:val="00355FE1"/>
    <w:rsid w:val="003571D3"/>
    <w:rsid w:val="0036367E"/>
    <w:rsid w:val="00363F1F"/>
    <w:rsid w:val="00371123"/>
    <w:rsid w:val="00372D14"/>
    <w:rsid w:val="00374C64"/>
    <w:rsid w:val="00375136"/>
    <w:rsid w:val="003856F6"/>
    <w:rsid w:val="00385849"/>
    <w:rsid w:val="003877DC"/>
    <w:rsid w:val="00387A7D"/>
    <w:rsid w:val="00390541"/>
    <w:rsid w:val="00393576"/>
    <w:rsid w:val="00396D30"/>
    <w:rsid w:val="003A1D33"/>
    <w:rsid w:val="003A7FB3"/>
    <w:rsid w:val="003B09A5"/>
    <w:rsid w:val="003B6AB1"/>
    <w:rsid w:val="003C0B04"/>
    <w:rsid w:val="003C1F34"/>
    <w:rsid w:val="003C282D"/>
    <w:rsid w:val="003C4ECC"/>
    <w:rsid w:val="003C55AE"/>
    <w:rsid w:val="003C5EA2"/>
    <w:rsid w:val="003C6247"/>
    <w:rsid w:val="003D34BF"/>
    <w:rsid w:val="003D465B"/>
    <w:rsid w:val="003D5009"/>
    <w:rsid w:val="003D5216"/>
    <w:rsid w:val="003D7807"/>
    <w:rsid w:val="003E218F"/>
    <w:rsid w:val="003E5CFF"/>
    <w:rsid w:val="003E6CAA"/>
    <w:rsid w:val="003F078F"/>
    <w:rsid w:val="003F0ABA"/>
    <w:rsid w:val="003F21CD"/>
    <w:rsid w:val="003F7BC8"/>
    <w:rsid w:val="004017C1"/>
    <w:rsid w:val="00402850"/>
    <w:rsid w:val="004035C3"/>
    <w:rsid w:val="00404A72"/>
    <w:rsid w:val="00405850"/>
    <w:rsid w:val="004069AD"/>
    <w:rsid w:val="00407658"/>
    <w:rsid w:val="00407F38"/>
    <w:rsid w:val="00411EBA"/>
    <w:rsid w:val="00412C17"/>
    <w:rsid w:val="00412F60"/>
    <w:rsid w:val="00413031"/>
    <w:rsid w:val="0041387D"/>
    <w:rsid w:val="0041681B"/>
    <w:rsid w:val="004169A2"/>
    <w:rsid w:val="004231BC"/>
    <w:rsid w:val="00427C51"/>
    <w:rsid w:val="00427FBD"/>
    <w:rsid w:val="004322DA"/>
    <w:rsid w:val="00432BAB"/>
    <w:rsid w:val="00434B73"/>
    <w:rsid w:val="0043660C"/>
    <w:rsid w:val="004376E1"/>
    <w:rsid w:val="0044098C"/>
    <w:rsid w:val="00441C33"/>
    <w:rsid w:val="00442D35"/>
    <w:rsid w:val="0044349F"/>
    <w:rsid w:val="00455463"/>
    <w:rsid w:val="00455B01"/>
    <w:rsid w:val="00456A01"/>
    <w:rsid w:val="00457985"/>
    <w:rsid w:val="00461EA6"/>
    <w:rsid w:val="0046283B"/>
    <w:rsid w:val="0046557E"/>
    <w:rsid w:val="00465DF5"/>
    <w:rsid w:val="004717CE"/>
    <w:rsid w:val="00474CEB"/>
    <w:rsid w:val="00476DF4"/>
    <w:rsid w:val="0048161A"/>
    <w:rsid w:val="004827BF"/>
    <w:rsid w:val="00491C83"/>
    <w:rsid w:val="004A0DE9"/>
    <w:rsid w:val="004A0E43"/>
    <w:rsid w:val="004A44EF"/>
    <w:rsid w:val="004A4ECB"/>
    <w:rsid w:val="004B0514"/>
    <w:rsid w:val="004B1607"/>
    <w:rsid w:val="004B17F0"/>
    <w:rsid w:val="004B6E3C"/>
    <w:rsid w:val="004C1D50"/>
    <w:rsid w:val="004C5C8F"/>
    <w:rsid w:val="004C6AC0"/>
    <w:rsid w:val="004D0BF7"/>
    <w:rsid w:val="004D19E4"/>
    <w:rsid w:val="004D237F"/>
    <w:rsid w:val="004D2765"/>
    <w:rsid w:val="004D2B0E"/>
    <w:rsid w:val="004D32E3"/>
    <w:rsid w:val="004D4CAD"/>
    <w:rsid w:val="004D7614"/>
    <w:rsid w:val="004E0EBB"/>
    <w:rsid w:val="004E29D8"/>
    <w:rsid w:val="004E606A"/>
    <w:rsid w:val="004E66D3"/>
    <w:rsid w:val="004F1036"/>
    <w:rsid w:val="004F1EBB"/>
    <w:rsid w:val="004F2509"/>
    <w:rsid w:val="004F368D"/>
    <w:rsid w:val="004F7667"/>
    <w:rsid w:val="0050111E"/>
    <w:rsid w:val="005037B9"/>
    <w:rsid w:val="00503D5C"/>
    <w:rsid w:val="00507CC9"/>
    <w:rsid w:val="0051052D"/>
    <w:rsid w:val="005144A7"/>
    <w:rsid w:val="00517EE8"/>
    <w:rsid w:val="0052186C"/>
    <w:rsid w:val="00522F48"/>
    <w:rsid w:val="00524E05"/>
    <w:rsid w:val="005257F8"/>
    <w:rsid w:val="005264CF"/>
    <w:rsid w:val="00536CC9"/>
    <w:rsid w:val="00537437"/>
    <w:rsid w:val="00550C45"/>
    <w:rsid w:val="00553AD2"/>
    <w:rsid w:val="00565FA8"/>
    <w:rsid w:val="00566E51"/>
    <w:rsid w:val="00567D1B"/>
    <w:rsid w:val="00571E38"/>
    <w:rsid w:val="00573217"/>
    <w:rsid w:val="00573448"/>
    <w:rsid w:val="00573EB3"/>
    <w:rsid w:val="00575543"/>
    <w:rsid w:val="0058319A"/>
    <w:rsid w:val="00583CE5"/>
    <w:rsid w:val="005901D3"/>
    <w:rsid w:val="0059611F"/>
    <w:rsid w:val="00596277"/>
    <w:rsid w:val="005A2AFC"/>
    <w:rsid w:val="005A3ACD"/>
    <w:rsid w:val="005A6703"/>
    <w:rsid w:val="005A7792"/>
    <w:rsid w:val="005A7DAA"/>
    <w:rsid w:val="005B1234"/>
    <w:rsid w:val="005B2308"/>
    <w:rsid w:val="005B7D8F"/>
    <w:rsid w:val="005C15BA"/>
    <w:rsid w:val="005C2F80"/>
    <w:rsid w:val="005C33F3"/>
    <w:rsid w:val="005C4544"/>
    <w:rsid w:val="005C5495"/>
    <w:rsid w:val="005D3164"/>
    <w:rsid w:val="005D7793"/>
    <w:rsid w:val="005E0D85"/>
    <w:rsid w:val="005E4391"/>
    <w:rsid w:val="005E50B8"/>
    <w:rsid w:val="005E5482"/>
    <w:rsid w:val="005E7489"/>
    <w:rsid w:val="005F13DD"/>
    <w:rsid w:val="005F2CCD"/>
    <w:rsid w:val="005F3D8A"/>
    <w:rsid w:val="005F5586"/>
    <w:rsid w:val="005F72B7"/>
    <w:rsid w:val="00600835"/>
    <w:rsid w:val="00600E80"/>
    <w:rsid w:val="00601BC8"/>
    <w:rsid w:val="00602E65"/>
    <w:rsid w:val="00604C06"/>
    <w:rsid w:val="0061418B"/>
    <w:rsid w:val="006141CE"/>
    <w:rsid w:val="006215A3"/>
    <w:rsid w:val="00621945"/>
    <w:rsid w:val="00624327"/>
    <w:rsid w:val="006247DE"/>
    <w:rsid w:val="0062615A"/>
    <w:rsid w:val="00630A8F"/>
    <w:rsid w:val="00630B5F"/>
    <w:rsid w:val="0063220F"/>
    <w:rsid w:val="00645E77"/>
    <w:rsid w:val="00656B97"/>
    <w:rsid w:val="006603CE"/>
    <w:rsid w:val="006608CA"/>
    <w:rsid w:val="00670815"/>
    <w:rsid w:val="00677299"/>
    <w:rsid w:val="00680AE1"/>
    <w:rsid w:val="00683A36"/>
    <w:rsid w:val="00683F21"/>
    <w:rsid w:val="00684186"/>
    <w:rsid w:val="0068509E"/>
    <w:rsid w:val="00685558"/>
    <w:rsid w:val="00686A63"/>
    <w:rsid w:val="006872C5"/>
    <w:rsid w:val="006903DB"/>
    <w:rsid w:val="006962C4"/>
    <w:rsid w:val="006A1A1E"/>
    <w:rsid w:val="006A3007"/>
    <w:rsid w:val="006A4368"/>
    <w:rsid w:val="006B2943"/>
    <w:rsid w:val="006B370D"/>
    <w:rsid w:val="006B5BC4"/>
    <w:rsid w:val="006C064D"/>
    <w:rsid w:val="006C0FCF"/>
    <w:rsid w:val="006C26F5"/>
    <w:rsid w:val="006C4601"/>
    <w:rsid w:val="006C5E66"/>
    <w:rsid w:val="006C7EF7"/>
    <w:rsid w:val="006D0C8B"/>
    <w:rsid w:val="006D3BC0"/>
    <w:rsid w:val="006D4829"/>
    <w:rsid w:val="006E0953"/>
    <w:rsid w:val="006E11D8"/>
    <w:rsid w:val="006E3110"/>
    <w:rsid w:val="006E722A"/>
    <w:rsid w:val="006F189D"/>
    <w:rsid w:val="006F32BD"/>
    <w:rsid w:val="006F5C64"/>
    <w:rsid w:val="0070014C"/>
    <w:rsid w:val="007051A7"/>
    <w:rsid w:val="007108FF"/>
    <w:rsid w:val="00712616"/>
    <w:rsid w:val="0071679F"/>
    <w:rsid w:val="00716C0E"/>
    <w:rsid w:val="00717ADA"/>
    <w:rsid w:val="00717E7D"/>
    <w:rsid w:val="007221FE"/>
    <w:rsid w:val="0072273E"/>
    <w:rsid w:val="007271A8"/>
    <w:rsid w:val="0073441B"/>
    <w:rsid w:val="007349AC"/>
    <w:rsid w:val="00740F93"/>
    <w:rsid w:val="007434DA"/>
    <w:rsid w:val="00751B30"/>
    <w:rsid w:val="00754119"/>
    <w:rsid w:val="007579FC"/>
    <w:rsid w:val="00757F6D"/>
    <w:rsid w:val="00760F8E"/>
    <w:rsid w:val="007619F5"/>
    <w:rsid w:val="00762205"/>
    <w:rsid w:val="007625DA"/>
    <w:rsid w:val="00762861"/>
    <w:rsid w:val="007642BA"/>
    <w:rsid w:val="00764426"/>
    <w:rsid w:val="00764AD3"/>
    <w:rsid w:val="00764C08"/>
    <w:rsid w:val="0076635A"/>
    <w:rsid w:val="007673A7"/>
    <w:rsid w:val="00772090"/>
    <w:rsid w:val="007802E5"/>
    <w:rsid w:val="00780DB4"/>
    <w:rsid w:val="00783B12"/>
    <w:rsid w:val="0079291A"/>
    <w:rsid w:val="00793A65"/>
    <w:rsid w:val="00794E56"/>
    <w:rsid w:val="0079769D"/>
    <w:rsid w:val="007A3577"/>
    <w:rsid w:val="007A5E68"/>
    <w:rsid w:val="007A6ACE"/>
    <w:rsid w:val="007B01EB"/>
    <w:rsid w:val="007B353D"/>
    <w:rsid w:val="007B64F6"/>
    <w:rsid w:val="007B6CD9"/>
    <w:rsid w:val="007B704F"/>
    <w:rsid w:val="007C08EC"/>
    <w:rsid w:val="007C544F"/>
    <w:rsid w:val="007D26A6"/>
    <w:rsid w:val="007D3122"/>
    <w:rsid w:val="007D3390"/>
    <w:rsid w:val="007D3A39"/>
    <w:rsid w:val="007D4B3A"/>
    <w:rsid w:val="007E50A8"/>
    <w:rsid w:val="007E5862"/>
    <w:rsid w:val="007F6E2D"/>
    <w:rsid w:val="007F74DB"/>
    <w:rsid w:val="00800FB8"/>
    <w:rsid w:val="00802288"/>
    <w:rsid w:val="00811336"/>
    <w:rsid w:val="008116D5"/>
    <w:rsid w:val="00812736"/>
    <w:rsid w:val="00812D9A"/>
    <w:rsid w:val="00815F8C"/>
    <w:rsid w:val="00820E5A"/>
    <w:rsid w:val="008243AB"/>
    <w:rsid w:val="00825C87"/>
    <w:rsid w:val="00827AD1"/>
    <w:rsid w:val="00830EF0"/>
    <w:rsid w:val="0083161A"/>
    <w:rsid w:val="0083194C"/>
    <w:rsid w:val="00833E36"/>
    <w:rsid w:val="00835734"/>
    <w:rsid w:val="00843ABC"/>
    <w:rsid w:val="00846796"/>
    <w:rsid w:val="00851027"/>
    <w:rsid w:val="00855E74"/>
    <w:rsid w:val="008576F4"/>
    <w:rsid w:val="00857A34"/>
    <w:rsid w:val="00860715"/>
    <w:rsid w:val="00860AAB"/>
    <w:rsid w:val="00861DDF"/>
    <w:rsid w:val="0086260A"/>
    <w:rsid w:val="00862CC2"/>
    <w:rsid w:val="00863957"/>
    <w:rsid w:val="008647B6"/>
    <w:rsid w:val="00872B62"/>
    <w:rsid w:val="0087572D"/>
    <w:rsid w:val="008770B3"/>
    <w:rsid w:val="00877798"/>
    <w:rsid w:val="008800B1"/>
    <w:rsid w:val="008801AF"/>
    <w:rsid w:val="008802E6"/>
    <w:rsid w:val="0088041C"/>
    <w:rsid w:val="0088063E"/>
    <w:rsid w:val="00880753"/>
    <w:rsid w:val="00882DA6"/>
    <w:rsid w:val="00882F7C"/>
    <w:rsid w:val="00885A8A"/>
    <w:rsid w:val="008912C0"/>
    <w:rsid w:val="00891529"/>
    <w:rsid w:val="00893039"/>
    <w:rsid w:val="008942DC"/>
    <w:rsid w:val="008950C9"/>
    <w:rsid w:val="008A240F"/>
    <w:rsid w:val="008A2CC9"/>
    <w:rsid w:val="008A2DDC"/>
    <w:rsid w:val="008A3756"/>
    <w:rsid w:val="008A3BD9"/>
    <w:rsid w:val="008A4872"/>
    <w:rsid w:val="008A7B88"/>
    <w:rsid w:val="008B50DF"/>
    <w:rsid w:val="008B5573"/>
    <w:rsid w:val="008C01D8"/>
    <w:rsid w:val="008C1AE7"/>
    <w:rsid w:val="008C2A8E"/>
    <w:rsid w:val="008C3A70"/>
    <w:rsid w:val="008C6849"/>
    <w:rsid w:val="008D0E95"/>
    <w:rsid w:val="008D2175"/>
    <w:rsid w:val="008D2671"/>
    <w:rsid w:val="008D5BC9"/>
    <w:rsid w:val="008F09EC"/>
    <w:rsid w:val="008F77D9"/>
    <w:rsid w:val="00900630"/>
    <w:rsid w:val="00904AEE"/>
    <w:rsid w:val="0090564A"/>
    <w:rsid w:val="009072E4"/>
    <w:rsid w:val="00907DE1"/>
    <w:rsid w:val="00913F3A"/>
    <w:rsid w:val="00915DD3"/>
    <w:rsid w:val="00915FED"/>
    <w:rsid w:val="00917B44"/>
    <w:rsid w:val="0092658A"/>
    <w:rsid w:val="009266F6"/>
    <w:rsid w:val="009267EA"/>
    <w:rsid w:val="00927C0A"/>
    <w:rsid w:val="00930ACE"/>
    <w:rsid w:val="0094268E"/>
    <w:rsid w:val="00944568"/>
    <w:rsid w:val="009447D7"/>
    <w:rsid w:val="00950863"/>
    <w:rsid w:val="00953173"/>
    <w:rsid w:val="00954AEE"/>
    <w:rsid w:val="00954D41"/>
    <w:rsid w:val="00955884"/>
    <w:rsid w:val="00955E12"/>
    <w:rsid w:val="00955FFB"/>
    <w:rsid w:val="00961436"/>
    <w:rsid w:val="00965CC5"/>
    <w:rsid w:val="009730FE"/>
    <w:rsid w:val="009774EA"/>
    <w:rsid w:val="00984D67"/>
    <w:rsid w:val="00984F3C"/>
    <w:rsid w:val="00985840"/>
    <w:rsid w:val="009933D0"/>
    <w:rsid w:val="009943B6"/>
    <w:rsid w:val="00997E23"/>
    <w:rsid w:val="009A18E4"/>
    <w:rsid w:val="009A4F95"/>
    <w:rsid w:val="009B57B7"/>
    <w:rsid w:val="009B60B6"/>
    <w:rsid w:val="009B6458"/>
    <w:rsid w:val="009B7449"/>
    <w:rsid w:val="009B768C"/>
    <w:rsid w:val="009C0F3A"/>
    <w:rsid w:val="009C2F8A"/>
    <w:rsid w:val="009D0EF3"/>
    <w:rsid w:val="009D5E26"/>
    <w:rsid w:val="009D624E"/>
    <w:rsid w:val="009E009A"/>
    <w:rsid w:val="009E206C"/>
    <w:rsid w:val="009E4659"/>
    <w:rsid w:val="009F456E"/>
    <w:rsid w:val="009F7BBC"/>
    <w:rsid w:val="00A0124F"/>
    <w:rsid w:val="00A02198"/>
    <w:rsid w:val="00A03CE1"/>
    <w:rsid w:val="00A04D3C"/>
    <w:rsid w:val="00A12237"/>
    <w:rsid w:val="00A12EE1"/>
    <w:rsid w:val="00A14A5A"/>
    <w:rsid w:val="00A15AF4"/>
    <w:rsid w:val="00A17AB7"/>
    <w:rsid w:val="00A254BF"/>
    <w:rsid w:val="00A27234"/>
    <w:rsid w:val="00A306BA"/>
    <w:rsid w:val="00A337E3"/>
    <w:rsid w:val="00A33CEE"/>
    <w:rsid w:val="00A367F0"/>
    <w:rsid w:val="00A41023"/>
    <w:rsid w:val="00A44E21"/>
    <w:rsid w:val="00A50B19"/>
    <w:rsid w:val="00A5249A"/>
    <w:rsid w:val="00A53007"/>
    <w:rsid w:val="00A5503B"/>
    <w:rsid w:val="00A554B0"/>
    <w:rsid w:val="00A55E55"/>
    <w:rsid w:val="00A57DBF"/>
    <w:rsid w:val="00A60D7C"/>
    <w:rsid w:val="00A61F1F"/>
    <w:rsid w:val="00A64C74"/>
    <w:rsid w:val="00A64D8F"/>
    <w:rsid w:val="00A6553F"/>
    <w:rsid w:val="00A6700F"/>
    <w:rsid w:val="00A704A5"/>
    <w:rsid w:val="00A70F39"/>
    <w:rsid w:val="00A7178D"/>
    <w:rsid w:val="00A729F4"/>
    <w:rsid w:val="00A73EE8"/>
    <w:rsid w:val="00A742A2"/>
    <w:rsid w:val="00A7518E"/>
    <w:rsid w:val="00A81581"/>
    <w:rsid w:val="00A869C7"/>
    <w:rsid w:val="00A91568"/>
    <w:rsid w:val="00A94716"/>
    <w:rsid w:val="00A95B87"/>
    <w:rsid w:val="00AA1096"/>
    <w:rsid w:val="00AA4E41"/>
    <w:rsid w:val="00AA529C"/>
    <w:rsid w:val="00AA6EB9"/>
    <w:rsid w:val="00AB1646"/>
    <w:rsid w:val="00AB1819"/>
    <w:rsid w:val="00AB2D08"/>
    <w:rsid w:val="00AB5138"/>
    <w:rsid w:val="00AB5903"/>
    <w:rsid w:val="00AB5D1B"/>
    <w:rsid w:val="00AB767E"/>
    <w:rsid w:val="00AC1FEC"/>
    <w:rsid w:val="00AC3C4D"/>
    <w:rsid w:val="00AC70A5"/>
    <w:rsid w:val="00AD6C6E"/>
    <w:rsid w:val="00AF2569"/>
    <w:rsid w:val="00AF7DD3"/>
    <w:rsid w:val="00B01622"/>
    <w:rsid w:val="00B0214A"/>
    <w:rsid w:val="00B03930"/>
    <w:rsid w:val="00B105E0"/>
    <w:rsid w:val="00B1479A"/>
    <w:rsid w:val="00B21A2E"/>
    <w:rsid w:val="00B22238"/>
    <w:rsid w:val="00B230D5"/>
    <w:rsid w:val="00B250E8"/>
    <w:rsid w:val="00B3068C"/>
    <w:rsid w:val="00B3124A"/>
    <w:rsid w:val="00B3146B"/>
    <w:rsid w:val="00B31893"/>
    <w:rsid w:val="00B31AA3"/>
    <w:rsid w:val="00B32E4E"/>
    <w:rsid w:val="00B3655B"/>
    <w:rsid w:val="00B36C6F"/>
    <w:rsid w:val="00B36CFC"/>
    <w:rsid w:val="00B438BF"/>
    <w:rsid w:val="00B46281"/>
    <w:rsid w:val="00B52144"/>
    <w:rsid w:val="00B52246"/>
    <w:rsid w:val="00B5439A"/>
    <w:rsid w:val="00B55FB3"/>
    <w:rsid w:val="00B5635A"/>
    <w:rsid w:val="00B5685E"/>
    <w:rsid w:val="00B60CC2"/>
    <w:rsid w:val="00B71692"/>
    <w:rsid w:val="00B725EF"/>
    <w:rsid w:val="00B72B3A"/>
    <w:rsid w:val="00B735D9"/>
    <w:rsid w:val="00B741FB"/>
    <w:rsid w:val="00B75C6A"/>
    <w:rsid w:val="00B82AC4"/>
    <w:rsid w:val="00B84D25"/>
    <w:rsid w:val="00B86AFD"/>
    <w:rsid w:val="00B874B3"/>
    <w:rsid w:val="00B92D80"/>
    <w:rsid w:val="00B94621"/>
    <w:rsid w:val="00BA17AA"/>
    <w:rsid w:val="00BA255F"/>
    <w:rsid w:val="00BA2BD7"/>
    <w:rsid w:val="00BA3E73"/>
    <w:rsid w:val="00BA5695"/>
    <w:rsid w:val="00BA577B"/>
    <w:rsid w:val="00BA6A03"/>
    <w:rsid w:val="00BB1CA2"/>
    <w:rsid w:val="00BB4A0E"/>
    <w:rsid w:val="00BB7FE5"/>
    <w:rsid w:val="00BC5DA9"/>
    <w:rsid w:val="00BC65F6"/>
    <w:rsid w:val="00BC6842"/>
    <w:rsid w:val="00BD2507"/>
    <w:rsid w:val="00BD4D2C"/>
    <w:rsid w:val="00BD5E8D"/>
    <w:rsid w:val="00BE51A2"/>
    <w:rsid w:val="00BE5BCC"/>
    <w:rsid w:val="00BE6AA4"/>
    <w:rsid w:val="00BE6C02"/>
    <w:rsid w:val="00BE705A"/>
    <w:rsid w:val="00BF1E42"/>
    <w:rsid w:val="00BF2E62"/>
    <w:rsid w:val="00BF3423"/>
    <w:rsid w:val="00C11D04"/>
    <w:rsid w:val="00C1235B"/>
    <w:rsid w:val="00C127F5"/>
    <w:rsid w:val="00C129AF"/>
    <w:rsid w:val="00C13344"/>
    <w:rsid w:val="00C14410"/>
    <w:rsid w:val="00C14D08"/>
    <w:rsid w:val="00C15BE1"/>
    <w:rsid w:val="00C1632A"/>
    <w:rsid w:val="00C16853"/>
    <w:rsid w:val="00C17F62"/>
    <w:rsid w:val="00C235F3"/>
    <w:rsid w:val="00C269A6"/>
    <w:rsid w:val="00C26B8E"/>
    <w:rsid w:val="00C33238"/>
    <w:rsid w:val="00C355BA"/>
    <w:rsid w:val="00C36BD2"/>
    <w:rsid w:val="00C43571"/>
    <w:rsid w:val="00C475FB"/>
    <w:rsid w:val="00C5535B"/>
    <w:rsid w:val="00C600ED"/>
    <w:rsid w:val="00C61589"/>
    <w:rsid w:val="00C61FCC"/>
    <w:rsid w:val="00C66FFA"/>
    <w:rsid w:val="00C67506"/>
    <w:rsid w:val="00C7028E"/>
    <w:rsid w:val="00C745D9"/>
    <w:rsid w:val="00C75D18"/>
    <w:rsid w:val="00C814E4"/>
    <w:rsid w:val="00C853A6"/>
    <w:rsid w:val="00C861A6"/>
    <w:rsid w:val="00C90385"/>
    <w:rsid w:val="00C92902"/>
    <w:rsid w:val="00CA1641"/>
    <w:rsid w:val="00CB3AA0"/>
    <w:rsid w:val="00CB6844"/>
    <w:rsid w:val="00CC4E87"/>
    <w:rsid w:val="00CC5672"/>
    <w:rsid w:val="00CD1750"/>
    <w:rsid w:val="00CD6125"/>
    <w:rsid w:val="00CD6817"/>
    <w:rsid w:val="00CE01E9"/>
    <w:rsid w:val="00CE39B0"/>
    <w:rsid w:val="00CE676B"/>
    <w:rsid w:val="00CF1B83"/>
    <w:rsid w:val="00CF24A7"/>
    <w:rsid w:val="00CF2629"/>
    <w:rsid w:val="00CF3C35"/>
    <w:rsid w:val="00CF3CFE"/>
    <w:rsid w:val="00D05E49"/>
    <w:rsid w:val="00D07BAA"/>
    <w:rsid w:val="00D11C78"/>
    <w:rsid w:val="00D12B6D"/>
    <w:rsid w:val="00D13A9F"/>
    <w:rsid w:val="00D15683"/>
    <w:rsid w:val="00D20989"/>
    <w:rsid w:val="00D2523E"/>
    <w:rsid w:val="00D26152"/>
    <w:rsid w:val="00D31CC1"/>
    <w:rsid w:val="00D323FB"/>
    <w:rsid w:val="00D32EA8"/>
    <w:rsid w:val="00D36D90"/>
    <w:rsid w:val="00D373EA"/>
    <w:rsid w:val="00D37D13"/>
    <w:rsid w:val="00D4107A"/>
    <w:rsid w:val="00D4708A"/>
    <w:rsid w:val="00D510ED"/>
    <w:rsid w:val="00D54676"/>
    <w:rsid w:val="00D61206"/>
    <w:rsid w:val="00D6192F"/>
    <w:rsid w:val="00D61CA5"/>
    <w:rsid w:val="00D67786"/>
    <w:rsid w:val="00D71C1B"/>
    <w:rsid w:val="00D74343"/>
    <w:rsid w:val="00D76812"/>
    <w:rsid w:val="00D827B0"/>
    <w:rsid w:val="00D92D39"/>
    <w:rsid w:val="00D93442"/>
    <w:rsid w:val="00D9362F"/>
    <w:rsid w:val="00D94567"/>
    <w:rsid w:val="00D95F05"/>
    <w:rsid w:val="00D96FE3"/>
    <w:rsid w:val="00DA067C"/>
    <w:rsid w:val="00DA0DF9"/>
    <w:rsid w:val="00DA1F93"/>
    <w:rsid w:val="00DA291F"/>
    <w:rsid w:val="00DA2FDE"/>
    <w:rsid w:val="00DC1B13"/>
    <w:rsid w:val="00DC22E8"/>
    <w:rsid w:val="00DD2FF9"/>
    <w:rsid w:val="00DD3245"/>
    <w:rsid w:val="00DD566D"/>
    <w:rsid w:val="00DD7B6C"/>
    <w:rsid w:val="00DD7F53"/>
    <w:rsid w:val="00DE167C"/>
    <w:rsid w:val="00DE435C"/>
    <w:rsid w:val="00DE652F"/>
    <w:rsid w:val="00DF3720"/>
    <w:rsid w:val="00DF601B"/>
    <w:rsid w:val="00DF7FCD"/>
    <w:rsid w:val="00E00E44"/>
    <w:rsid w:val="00E010F0"/>
    <w:rsid w:val="00E029BC"/>
    <w:rsid w:val="00E03012"/>
    <w:rsid w:val="00E036E3"/>
    <w:rsid w:val="00E03C04"/>
    <w:rsid w:val="00E04054"/>
    <w:rsid w:val="00E07378"/>
    <w:rsid w:val="00E20081"/>
    <w:rsid w:val="00E200FE"/>
    <w:rsid w:val="00E25AD4"/>
    <w:rsid w:val="00E260BB"/>
    <w:rsid w:val="00E266E0"/>
    <w:rsid w:val="00E327B4"/>
    <w:rsid w:val="00E3523A"/>
    <w:rsid w:val="00E36D67"/>
    <w:rsid w:val="00E44C02"/>
    <w:rsid w:val="00E46991"/>
    <w:rsid w:val="00E46ABF"/>
    <w:rsid w:val="00E46BF7"/>
    <w:rsid w:val="00E623CB"/>
    <w:rsid w:val="00E62D5E"/>
    <w:rsid w:val="00E63D2F"/>
    <w:rsid w:val="00E63E17"/>
    <w:rsid w:val="00E64462"/>
    <w:rsid w:val="00E6727D"/>
    <w:rsid w:val="00E711AD"/>
    <w:rsid w:val="00E73C8D"/>
    <w:rsid w:val="00E81903"/>
    <w:rsid w:val="00E8692B"/>
    <w:rsid w:val="00E870E4"/>
    <w:rsid w:val="00E921FC"/>
    <w:rsid w:val="00EA1AF4"/>
    <w:rsid w:val="00EA216D"/>
    <w:rsid w:val="00EA3697"/>
    <w:rsid w:val="00EA397E"/>
    <w:rsid w:val="00EA5B98"/>
    <w:rsid w:val="00EA742E"/>
    <w:rsid w:val="00EB0623"/>
    <w:rsid w:val="00EB0716"/>
    <w:rsid w:val="00EC08A1"/>
    <w:rsid w:val="00EC113D"/>
    <w:rsid w:val="00EC257B"/>
    <w:rsid w:val="00EC3C65"/>
    <w:rsid w:val="00ED0361"/>
    <w:rsid w:val="00ED79FB"/>
    <w:rsid w:val="00ED7AAD"/>
    <w:rsid w:val="00EE182F"/>
    <w:rsid w:val="00EE43F1"/>
    <w:rsid w:val="00EE5E56"/>
    <w:rsid w:val="00EE6E8A"/>
    <w:rsid w:val="00EE76A7"/>
    <w:rsid w:val="00EF07B2"/>
    <w:rsid w:val="00EF206B"/>
    <w:rsid w:val="00EF5B13"/>
    <w:rsid w:val="00EF6319"/>
    <w:rsid w:val="00EF7432"/>
    <w:rsid w:val="00F00583"/>
    <w:rsid w:val="00F05F57"/>
    <w:rsid w:val="00F11D23"/>
    <w:rsid w:val="00F13DB2"/>
    <w:rsid w:val="00F13E28"/>
    <w:rsid w:val="00F15771"/>
    <w:rsid w:val="00F1657F"/>
    <w:rsid w:val="00F22EA9"/>
    <w:rsid w:val="00F23801"/>
    <w:rsid w:val="00F24E17"/>
    <w:rsid w:val="00F26243"/>
    <w:rsid w:val="00F2643D"/>
    <w:rsid w:val="00F26E72"/>
    <w:rsid w:val="00F275A1"/>
    <w:rsid w:val="00F31A24"/>
    <w:rsid w:val="00F32472"/>
    <w:rsid w:val="00F3404E"/>
    <w:rsid w:val="00F344B1"/>
    <w:rsid w:val="00F4337C"/>
    <w:rsid w:val="00F446B2"/>
    <w:rsid w:val="00F44D9D"/>
    <w:rsid w:val="00F47746"/>
    <w:rsid w:val="00F52BDF"/>
    <w:rsid w:val="00F5563A"/>
    <w:rsid w:val="00F56E02"/>
    <w:rsid w:val="00F6208F"/>
    <w:rsid w:val="00F645A2"/>
    <w:rsid w:val="00F71BC5"/>
    <w:rsid w:val="00F762A6"/>
    <w:rsid w:val="00F7726E"/>
    <w:rsid w:val="00F801F7"/>
    <w:rsid w:val="00F8204D"/>
    <w:rsid w:val="00F849A8"/>
    <w:rsid w:val="00F84B52"/>
    <w:rsid w:val="00F86EC9"/>
    <w:rsid w:val="00F902D9"/>
    <w:rsid w:val="00F90F9D"/>
    <w:rsid w:val="00F937F4"/>
    <w:rsid w:val="00F968C9"/>
    <w:rsid w:val="00FA4E54"/>
    <w:rsid w:val="00FA5A96"/>
    <w:rsid w:val="00FB0017"/>
    <w:rsid w:val="00FB2D6F"/>
    <w:rsid w:val="00FB3CB2"/>
    <w:rsid w:val="00FB4EE7"/>
    <w:rsid w:val="00FC09AB"/>
    <w:rsid w:val="00FC3AEC"/>
    <w:rsid w:val="00FC613B"/>
    <w:rsid w:val="00FC6AD5"/>
    <w:rsid w:val="00FC7A0D"/>
    <w:rsid w:val="00FC7E28"/>
    <w:rsid w:val="00FD3C70"/>
    <w:rsid w:val="00FD4275"/>
    <w:rsid w:val="00FE2355"/>
    <w:rsid w:val="00FE477B"/>
    <w:rsid w:val="00FE7600"/>
    <w:rsid w:val="00FF0103"/>
    <w:rsid w:val="00FF1942"/>
    <w:rsid w:val="00FF3397"/>
    <w:rsid w:val="00FF394D"/>
    <w:rsid w:val="00FF517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B34C886"/>
  <w15:docId w15:val="{122EBB51-5320-4025-8A04-58C94C9F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2"/>
      <w:szCs w:val="24"/>
    </w:rPr>
  </w:style>
  <w:style w:type="paragraph" w:styleId="Heading1">
    <w:name w:val="heading 1"/>
    <w:basedOn w:val="Normal"/>
    <w:next w:val="Normal"/>
    <w:qFormat/>
    <w:pPr>
      <w:keepNext/>
      <w:spacing w:before="240" w:after="60"/>
      <w:outlineLvl w:val="0"/>
    </w:pPr>
    <w:rPr>
      <w:rFonts w:cs="Arial"/>
      <w:b/>
      <w:bCs/>
      <w:kern w:val="32"/>
      <w:sz w:val="32"/>
      <w:szCs w:val="32"/>
    </w:rPr>
  </w:style>
  <w:style w:type="paragraph" w:styleId="Heading2">
    <w:name w:val="heading 2"/>
    <w:basedOn w:val="Normal"/>
    <w:next w:val="Normal"/>
    <w:qFormat/>
    <w:pPr>
      <w:keepNext/>
      <w:jc w:val="center"/>
      <w:outlineLvl w:val="1"/>
    </w:pPr>
    <w:rPr>
      <w:b/>
      <w:bCs/>
      <w:u w:val="single"/>
    </w:rPr>
  </w:style>
  <w:style w:type="paragraph" w:styleId="Heading3">
    <w:name w:val="heading 3"/>
    <w:basedOn w:val="Normal"/>
    <w:next w:val="Normal"/>
    <w:qFormat/>
    <w:pPr>
      <w:keepNext/>
      <w:ind w:left="360"/>
      <w:jc w:val="both"/>
      <w:outlineLvl w:val="2"/>
    </w:pPr>
    <w:rPr>
      <w:bCs/>
      <w:szCs w:val="20"/>
    </w:rPr>
  </w:style>
  <w:style w:type="paragraph" w:styleId="Heading4">
    <w:name w:val="heading 4"/>
    <w:basedOn w:val="Normal"/>
    <w:next w:val="Normal"/>
    <w:qFormat/>
    <w:pPr>
      <w:keepNext/>
      <w:outlineLvl w:val="3"/>
    </w:pPr>
    <w:rPr>
      <w:szCs w:val="20"/>
    </w:rPr>
  </w:style>
  <w:style w:type="paragraph" w:styleId="Heading5">
    <w:name w:val="heading 5"/>
    <w:basedOn w:val="Normal"/>
    <w:next w:val="Normal"/>
    <w:qFormat/>
    <w:pPr>
      <w:keepNext/>
      <w:jc w:val="center"/>
      <w:outlineLvl w:val="4"/>
    </w:pPr>
    <w:rPr>
      <w:b/>
    </w:rPr>
  </w:style>
  <w:style w:type="paragraph" w:styleId="Heading6">
    <w:name w:val="heading 6"/>
    <w:basedOn w:val="Normal"/>
    <w:next w:val="Normal"/>
    <w:qFormat/>
    <w:pPr>
      <w:keepNext/>
      <w:jc w:val="right"/>
      <w:outlineLvl w:val="5"/>
    </w:pPr>
    <w:rPr>
      <w:b/>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qFormat/>
    <w:pPr>
      <w:keepNext/>
      <w:jc w:val="right"/>
      <w:outlineLvl w:val="7"/>
    </w:pPr>
    <w:rPr>
      <w:b/>
      <w:bCs/>
    </w:rPr>
  </w:style>
  <w:style w:type="paragraph" w:styleId="Heading9">
    <w:name w:val="heading 9"/>
    <w:basedOn w:val="Normal"/>
    <w:next w:val="Normal"/>
    <w:qFormat/>
    <w:pPr>
      <w:keepNext/>
      <w:numPr>
        <w:numId w:val="2"/>
      </w:numPr>
      <w:jc w:val="both"/>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Subtitle">
    <w:name w:val="Subtitle"/>
    <w:basedOn w:val="Normal"/>
    <w:qFormat/>
    <w:pPr>
      <w:jc w:val="center"/>
    </w:pPr>
    <w:rPr>
      <w:b/>
      <w:bC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
    <w:name w:val="Body Text"/>
    <w:basedOn w:val="Normal"/>
    <w:pPr>
      <w:jc w:val="both"/>
    </w:pPr>
  </w:style>
  <w:style w:type="character" w:styleId="Hyperlink">
    <w:name w:val="Hyperlink"/>
    <w:rPr>
      <w:color w:val="0000FF"/>
      <w:u w:val="single"/>
    </w:rPr>
  </w:style>
  <w:style w:type="paragraph" w:styleId="BodyTextIndent2">
    <w:name w:val="Body Text Indent 2"/>
    <w:basedOn w:val="Normal"/>
    <w:pPr>
      <w:ind w:left="360"/>
    </w:pPr>
    <w:rPr>
      <w:bCs/>
      <w:szCs w:val="20"/>
    </w:rPr>
  </w:style>
  <w:style w:type="paragraph" w:styleId="BodyText3">
    <w:name w:val="Body Text 3"/>
    <w:basedOn w:val="Normal"/>
    <w:pPr>
      <w:jc w:val="both"/>
    </w:pPr>
    <w:rPr>
      <w:szCs w:val="20"/>
    </w:rPr>
  </w:style>
  <w:style w:type="paragraph" w:styleId="NormalWeb">
    <w:name w:val="Normal (Web)"/>
    <w:basedOn w:val="Normal"/>
    <w:uiPriority w:val="99"/>
    <w:pPr>
      <w:spacing w:before="100" w:beforeAutospacing="1" w:after="100" w:afterAutospacing="1"/>
    </w:pPr>
  </w:style>
  <w:style w:type="character" w:styleId="FollowedHyperlink">
    <w:name w:val="FollowedHyperlink"/>
    <w:rPr>
      <w:color w:val="800080"/>
      <w:u w:val="single"/>
    </w:rPr>
  </w:style>
  <w:style w:type="paragraph" w:styleId="BodyTextIndent">
    <w:name w:val="Body Text Indent"/>
    <w:basedOn w:val="Normal"/>
    <w:pPr>
      <w:ind w:firstLine="283"/>
      <w:jc w:val="both"/>
    </w:pPr>
    <w:rPr>
      <w:lang w:val="en-GB"/>
    </w:rPr>
  </w:style>
  <w:style w:type="character" w:customStyle="1" w:styleId="apple-converted-space">
    <w:name w:val="apple-converted-space"/>
    <w:basedOn w:val="DefaultParagraphFont"/>
    <w:rsid w:val="00247BAD"/>
  </w:style>
  <w:style w:type="character" w:styleId="Emphasis">
    <w:name w:val="Emphasis"/>
    <w:uiPriority w:val="20"/>
    <w:qFormat/>
    <w:rsid w:val="00247BAD"/>
    <w:rPr>
      <w:i/>
      <w:iCs/>
    </w:rPr>
  </w:style>
  <w:style w:type="character" w:customStyle="1" w:styleId="apple-style-span">
    <w:name w:val="apple-style-span"/>
    <w:basedOn w:val="DefaultParagraphFont"/>
    <w:rsid w:val="00DC1B13"/>
  </w:style>
  <w:style w:type="paragraph" w:styleId="ListParagraph">
    <w:name w:val="List Paragraph"/>
    <w:basedOn w:val="Normal"/>
    <w:uiPriority w:val="34"/>
    <w:qFormat/>
    <w:rsid w:val="00A306BA"/>
    <w:pPr>
      <w:spacing w:after="200" w:line="276" w:lineRule="auto"/>
      <w:ind w:left="720"/>
      <w:contextualSpacing/>
    </w:pPr>
    <w:rPr>
      <w:rFonts w:ascii="Calibri" w:eastAsia="Calibri" w:hAnsi="Calibri"/>
      <w:szCs w:val="22"/>
      <w:lang w:bidi="en-US"/>
    </w:rPr>
  </w:style>
  <w:style w:type="paragraph" w:styleId="BalloonText">
    <w:name w:val="Balloon Text"/>
    <w:basedOn w:val="Normal"/>
    <w:link w:val="BalloonTextChar"/>
    <w:uiPriority w:val="99"/>
    <w:semiHidden/>
    <w:unhideWhenUsed/>
    <w:rsid w:val="002D23C4"/>
    <w:rPr>
      <w:rFonts w:ascii="Tahoma" w:hAnsi="Tahoma"/>
      <w:sz w:val="16"/>
      <w:szCs w:val="16"/>
    </w:rPr>
  </w:style>
  <w:style w:type="character" w:customStyle="1" w:styleId="BalloonTextChar">
    <w:name w:val="Balloon Text Char"/>
    <w:link w:val="BalloonText"/>
    <w:uiPriority w:val="99"/>
    <w:semiHidden/>
    <w:rsid w:val="002D23C4"/>
    <w:rPr>
      <w:rFonts w:ascii="Tahoma" w:hAnsi="Tahoma" w:cs="Tahoma"/>
      <w:sz w:val="16"/>
      <w:szCs w:val="16"/>
      <w:lang w:val="en-US" w:eastAsia="en-US"/>
    </w:rPr>
  </w:style>
  <w:style w:type="table" w:styleId="TableGrid">
    <w:name w:val="Table Grid"/>
    <w:basedOn w:val="TableNormal"/>
    <w:rsid w:val="00C14D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4C6AC0"/>
    <w:rPr>
      <w:sz w:val="16"/>
      <w:szCs w:val="16"/>
    </w:rPr>
  </w:style>
  <w:style w:type="paragraph" w:styleId="CommentText">
    <w:name w:val="annotation text"/>
    <w:basedOn w:val="Normal"/>
    <w:link w:val="CommentTextChar"/>
    <w:rsid w:val="004C6AC0"/>
    <w:rPr>
      <w:sz w:val="20"/>
      <w:szCs w:val="20"/>
      <w:lang w:val="x-none" w:eastAsia="x-none"/>
    </w:rPr>
  </w:style>
  <w:style w:type="character" w:customStyle="1" w:styleId="CommentTextChar">
    <w:name w:val="Comment Text Char"/>
    <w:link w:val="CommentText"/>
    <w:rsid w:val="004C6AC0"/>
    <w:rPr>
      <w:rFonts w:ascii="Arial" w:hAnsi="Arial"/>
    </w:rPr>
  </w:style>
  <w:style w:type="paragraph" w:styleId="CommentSubject">
    <w:name w:val="annotation subject"/>
    <w:basedOn w:val="CommentText"/>
    <w:next w:val="CommentText"/>
    <w:link w:val="CommentSubjectChar"/>
    <w:rsid w:val="004C6AC0"/>
    <w:rPr>
      <w:b/>
      <w:bCs/>
    </w:rPr>
  </w:style>
  <w:style w:type="character" w:customStyle="1" w:styleId="CommentSubjectChar">
    <w:name w:val="Comment Subject Char"/>
    <w:link w:val="CommentSubject"/>
    <w:rsid w:val="004C6AC0"/>
    <w:rPr>
      <w:rFonts w:ascii="Arial" w:hAnsi="Arial"/>
      <w:b/>
      <w:bCs/>
    </w:rPr>
  </w:style>
  <w:style w:type="character" w:customStyle="1" w:styleId="UnresolvedMention1">
    <w:name w:val="Unresolved Mention1"/>
    <w:uiPriority w:val="99"/>
    <w:semiHidden/>
    <w:unhideWhenUsed/>
    <w:rsid w:val="001D2675"/>
    <w:rPr>
      <w:color w:val="605E5C"/>
      <w:shd w:val="clear" w:color="auto" w:fill="E1DFDD"/>
    </w:rPr>
  </w:style>
  <w:style w:type="paragraph" w:styleId="Revision">
    <w:name w:val="Revision"/>
    <w:hidden/>
    <w:uiPriority w:val="99"/>
    <w:semiHidden/>
    <w:rsid w:val="007D4B3A"/>
    <w:rPr>
      <w:rFonts w:eastAsia="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3115">
      <w:bodyDiv w:val="1"/>
      <w:marLeft w:val="0"/>
      <w:marRight w:val="0"/>
      <w:marTop w:val="0"/>
      <w:marBottom w:val="0"/>
      <w:divBdr>
        <w:top w:val="none" w:sz="0" w:space="0" w:color="auto"/>
        <w:left w:val="none" w:sz="0" w:space="0" w:color="auto"/>
        <w:bottom w:val="none" w:sz="0" w:space="0" w:color="auto"/>
        <w:right w:val="none" w:sz="0" w:space="0" w:color="auto"/>
      </w:divBdr>
    </w:div>
    <w:div w:id="718096199">
      <w:bodyDiv w:val="1"/>
      <w:marLeft w:val="0"/>
      <w:marRight w:val="0"/>
      <w:marTop w:val="0"/>
      <w:marBottom w:val="0"/>
      <w:divBdr>
        <w:top w:val="none" w:sz="0" w:space="0" w:color="auto"/>
        <w:left w:val="none" w:sz="0" w:space="0" w:color="auto"/>
        <w:bottom w:val="none" w:sz="0" w:space="0" w:color="auto"/>
        <w:right w:val="none" w:sz="0" w:space="0" w:color="auto"/>
      </w:divBdr>
    </w:div>
    <w:div w:id="964314530">
      <w:bodyDiv w:val="1"/>
      <w:marLeft w:val="0"/>
      <w:marRight w:val="0"/>
      <w:marTop w:val="0"/>
      <w:marBottom w:val="0"/>
      <w:divBdr>
        <w:top w:val="none" w:sz="0" w:space="0" w:color="auto"/>
        <w:left w:val="none" w:sz="0" w:space="0" w:color="auto"/>
        <w:bottom w:val="none" w:sz="0" w:space="0" w:color="auto"/>
        <w:right w:val="none" w:sz="0" w:space="0" w:color="auto"/>
      </w:divBdr>
    </w:div>
    <w:div w:id="1183015719">
      <w:bodyDiv w:val="1"/>
      <w:marLeft w:val="0"/>
      <w:marRight w:val="0"/>
      <w:marTop w:val="0"/>
      <w:marBottom w:val="0"/>
      <w:divBdr>
        <w:top w:val="none" w:sz="0" w:space="0" w:color="auto"/>
        <w:left w:val="none" w:sz="0" w:space="0" w:color="auto"/>
        <w:bottom w:val="none" w:sz="0" w:space="0" w:color="auto"/>
        <w:right w:val="none" w:sz="0" w:space="0" w:color="auto"/>
      </w:divBdr>
    </w:div>
    <w:div w:id="17562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office@rise.buet.ac.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D0567-EB9B-4FDF-8FA3-46339BE0D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Pages>
  <Words>1856</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BANGLADESH UNIVERSITY OF ENGINEERING AND TECHNOLOGY</vt:lpstr>
    </vt:vector>
  </TitlesOfParts>
  <Company>BUET</Company>
  <LinksUpToDate>false</LinksUpToDate>
  <CharactersWithSpaces>12412</CharactersWithSpaces>
  <SharedDoc>false</SharedDoc>
  <HLinks>
    <vt:vector size="12" baseType="variant">
      <vt:variant>
        <vt:i4>196634</vt:i4>
      </vt:variant>
      <vt:variant>
        <vt:i4>0</vt:i4>
      </vt:variant>
      <vt:variant>
        <vt:i4>0</vt:i4>
      </vt:variant>
      <vt:variant>
        <vt:i4>5</vt:i4>
      </vt:variant>
      <vt:variant>
        <vt:lpwstr>https://sdgs.un.org/goals</vt:lpwstr>
      </vt:variant>
      <vt:variant>
        <vt:lpwstr/>
      </vt:variant>
      <vt:variant>
        <vt:i4>8192070</vt:i4>
      </vt:variant>
      <vt:variant>
        <vt:i4>5</vt:i4>
      </vt:variant>
      <vt:variant>
        <vt:i4>0</vt:i4>
      </vt:variant>
      <vt:variant>
        <vt:i4>5</vt:i4>
      </vt:variant>
      <vt:variant>
        <vt:lpwstr>mailto:dirrise@rise.buet.ac.bd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BANGLADESH UNIVERSITY OF ENGINEERING AND TECHNOLOGY</dc:title>
  <dc:subject/>
  <dc:creator>Dr. Nikhil</dc:creator>
  <cp:keywords/>
  <cp:lastModifiedBy>Saifur Rahman</cp:lastModifiedBy>
  <cp:revision>22</cp:revision>
  <cp:lastPrinted>2026-07-15T10:28:00Z</cp:lastPrinted>
  <dcterms:created xsi:type="dcterms:W3CDTF">2023-08-08T02:30:00Z</dcterms:created>
  <dcterms:modified xsi:type="dcterms:W3CDTF">2026-09-03T16:17:00Z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bdb83fc6834d8fb0fec63e071289b726b8c8d82e0cb8770cd151d83cc194bcf8</vt:lpwstr>
  </property>
</Properties>
</file>